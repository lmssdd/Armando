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F56" w:rsidRDefault="00537F56" w:rsidP="00BC6699">
      <w:pPr>
        <w:jc w:val="center"/>
      </w:pPr>
      <w:r>
        <w:t>IWSMT</w:t>
      </w:r>
    </w:p>
    <w:p w:rsidR="00537F56" w:rsidRDefault="00537F56" w:rsidP="008859B6">
      <w:pPr>
        <w:jc w:val="center"/>
      </w:pPr>
      <w:r>
        <w:t>10</w:t>
      </w:r>
      <w:r w:rsidRPr="00C00B4D">
        <w:rPr>
          <w:vertAlign w:val="superscript"/>
        </w:rPr>
        <w:t>th</w:t>
      </w:r>
      <w:r>
        <w:t xml:space="preserve"> International Workshop on Spallation Materials Technology</w:t>
      </w:r>
    </w:p>
    <w:p w:rsidR="00537F56" w:rsidRDefault="00537F56" w:rsidP="008859B6">
      <w:pPr>
        <w:jc w:val="center"/>
      </w:pPr>
      <w:r>
        <w:t>October 18 – 22, 2010</w:t>
      </w:r>
    </w:p>
    <w:p w:rsidR="00537F56" w:rsidRDefault="00537F56" w:rsidP="008859B6">
      <w:pPr>
        <w:jc w:val="center"/>
      </w:pPr>
      <w:smartTag w:uri="urn:schemas-microsoft-com:office:smarttags" w:element="place">
        <w:smartTag w:uri="urn:schemas-microsoft-com:office:smarttags" w:element="City">
          <w:r>
            <w:t>Beijing</w:t>
          </w:r>
        </w:smartTag>
        <w:r>
          <w:t xml:space="preserve">, </w:t>
        </w:r>
        <w:smartTag w:uri="urn:schemas-microsoft-com:office:smarttags" w:element="country-region">
          <w:r>
            <w:t>China</w:t>
          </w:r>
        </w:smartTag>
      </w:smartTag>
    </w:p>
    <w:p w:rsidR="00537F56" w:rsidRDefault="00537F56" w:rsidP="008859B6">
      <w:pPr>
        <w:jc w:val="center"/>
      </w:pPr>
    </w:p>
    <w:p w:rsidR="00537F56" w:rsidRPr="009A23AE" w:rsidRDefault="00537F56" w:rsidP="008859B6">
      <w:pPr>
        <w:jc w:val="center"/>
        <w:rPr>
          <w:b/>
          <w:sz w:val="28"/>
        </w:rPr>
      </w:pPr>
      <w:r w:rsidRPr="009A23AE">
        <w:rPr>
          <w:b/>
          <w:sz w:val="28"/>
        </w:rPr>
        <w:t>M</w:t>
      </w:r>
      <w:r>
        <w:rPr>
          <w:b/>
          <w:sz w:val="28"/>
        </w:rPr>
        <w:t>aterials R&amp;D needs for the ESS t</w:t>
      </w:r>
      <w:r w:rsidRPr="009A23AE">
        <w:rPr>
          <w:b/>
          <w:sz w:val="28"/>
        </w:rPr>
        <w:t>arget station</w:t>
      </w:r>
    </w:p>
    <w:p w:rsidR="00537F56" w:rsidRDefault="00537F56" w:rsidP="008859B6">
      <w:pPr>
        <w:jc w:val="center"/>
        <w:rPr>
          <w:rFonts w:ascii="Arial" w:hAnsi="Arial" w:cs="Arial"/>
          <w:noProof/>
        </w:rPr>
      </w:pPr>
    </w:p>
    <w:p w:rsidR="00537F56" w:rsidRDefault="00537F56" w:rsidP="008859B6">
      <w:pPr>
        <w:jc w:val="center"/>
        <w:rPr>
          <w:rFonts w:ascii="Arial" w:hAnsi="Arial" w:cs="Arial"/>
          <w:noProof/>
        </w:rPr>
      </w:pPr>
      <w:r>
        <w:rPr>
          <w:rFonts w:ascii="Arial" w:hAnsi="Arial" w:cs="Arial"/>
          <w:noProof/>
        </w:rPr>
        <w:t>E. Noah</w:t>
      </w:r>
      <w:r>
        <w:rPr>
          <w:rFonts w:ascii="Arial" w:hAnsi="Arial" w:cs="Arial"/>
          <w:noProof/>
          <w:vertAlign w:val="superscript"/>
        </w:rPr>
        <w:t>1</w:t>
      </w:r>
      <w:r>
        <w:rPr>
          <w:rFonts w:ascii="Arial" w:hAnsi="Arial" w:cs="Arial"/>
          <w:noProof/>
        </w:rPr>
        <w:t>, M. Butzek</w:t>
      </w:r>
      <w:r>
        <w:rPr>
          <w:rFonts w:ascii="Arial" w:hAnsi="Arial" w:cs="Arial"/>
          <w:noProof/>
          <w:vertAlign w:val="superscript"/>
        </w:rPr>
        <w:t>2</w:t>
      </w:r>
      <w:r>
        <w:rPr>
          <w:rFonts w:ascii="Arial" w:hAnsi="Arial" w:cs="Arial"/>
          <w:noProof/>
        </w:rPr>
        <w:t>, A. Class</w:t>
      </w:r>
      <w:r>
        <w:rPr>
          <w:rFonts w:ascii="Arial" w:hAnsi="Arial" w:cs="Arial"/>
          <w:noProof/>
          <w:sz w:val="22"/>
          <w:vertAlign w:val="superscript"/>
        </w:rPr>
        <w:t>3</w:t>
      </w:r>
      <w:r>
        <w:rPr>
          <w:rFonts w:ascii="Arial" w:hAnsi="Arial" w:cs="Arial"/>
          <w:noProof/>
        </w:rPr>
        <w:t>, S. Domingo</w:t>
      </w:r>
      <w:r>
        <w:rPr>
          <w:rFonts w:ascii="Arial" w:hAnsi="Arial" w:cs="Arial"/>
          <w:noProof/>
          <w:vertAlign w:val="superscript"/>
        </w:rPr>
        <w:t>4</w:t>
      </w:r>
      <w:r>
        <w:rPr>
          <w:rFonts w:ascii="Arial" w:hAnsi="Arial" w:cs="Arial"/>
          <w:noProof/>
        </w:rPr>
        <w:t>, D. Ene</w:t>
      </w:r>
      <w:r w:rsidRPr="004A62B1">
        <w:rPr>
          <w:rFonts w:ascii="Arial" w:hAnsi="Arial" w:cs="Arial"/>
          <w:noProof/>
          <w:vertAlign w:val="superscript"/>
        </w:rPr>
        <w:t>1</w:t>
      </w:r>
      <w:r>
        <w:rPr>
          <w:rFonts w:ascii="Arial" w:hAnsi="Arial" w:cs="Arial"/>
          <w:noProof/>
        </w:rPr>
        <w:t>, U. Fischer</w:t>
      </w:r>
      <w:r>
        <w:rPr>
          <w:rFonts w:ascii="Arial" w:hAnsi="Arial" w:cs="Arial"/>
          <w:noProof/>
          <w:vertAlign w:val="superscript"/>
        </w:rPr>
        <w:t>3</w:t>
      </w:r>
      <w:r>
        <w:rPr>
          <w:rFonts w:ascii="Arial" w:hAnsi="Arial" w:cs="Arial"/>
          <w:noProof/>
        </w:rPr>
        <w:t>, C. Kharoua</w:t>
      </w:r>
      <w:r>
        <w:rPr>
          <w:rFonts w:ascii="Arial" w:hAnsi="Arial" w:cs="Arial"/>
          <w:noProof/>
          <w:vertAlign w:val="superscript"/>
        </w:rPr>
        <w:t>1</w:t>
      </w:r>
      <w:r>
        <w:rPr>
          <w:rFonts w:ascii="Arial" w:hAnsi="Arial" w:cs="Arial"/>
          <w:noProof/>
        </w:rPr>
        <w:t>, L. Massidda</w:t>
      </w:r>
      <w:r>
        <w:rPr>
          <w:rFonts w:ascii="Arial" w:hAnsi="Arial" w:cs="Arial"/>
          <w:noProof/>
          <w:vertAlign w:val="superscript"/>
        </w:rPr>
        <w:t>5</w:t>
      </w:r>
      <w:r>
        <w:rPr>
          <w:rFonts w:ascii="Arial" w:hAnsi="Arial" w:cs="Arial"/>
          <w:noProof/>
        </w:rPr>
        <w:t>, F. Mezei</w:t>
      </w:r>
      <w:r w:rsidRPr="004E51B8">
        <w:rPr>
          <w:rFonts w:ascii="Arial" w:hAnsi="Arial" w:cs="Arial"/>
          <w:noProof/>
          <w:vertAlign w:val="superscript"/>
        </w:rPr>
        <w:t>1</w:t>
      </w:r>
      <w:r>
        <w:rPr>
          <w:rFonts w:ascii="Arial" w:hAnsi="Arial" w:cs="Arial"/>
          <w:noProof/>
        </w:rPr>
        <w:t>, V. Moreau</w:t>
      </w:r>
      <w:r>
        <w:rPr>
          <w:rFonts w:ascii="Arial" w:hAnsi="Arial" w:cs="Arial"/>
          <w:noProof/>
          <w:vertAlign w:val="superscript"/>
        </w:rPr>
        <w:t>5</w:t>
      </w:r>
      <w:r>
        <w:rPr>
          <w:rFonts w:ascii="Arial" w:hAnsi="Arial" w:cs="Arial"/>
          <w:noProof/>
        </w:rPr>
        <w:t xml:space="preserve">, </w:t>
      </w:r>
      <w:smartTag w:uri="urn:schemas-microsoft-com:office:smarttags" w:element="place">
        <w:r>
          <w:rPr>
            <w:rFonts w:ascii="Arial" w:hAnsi="Arial" w:cs="Arial"/>
            <w:noProof/>
          </w:rPr>
          <w:t>E. Platacis</w:t>
        </w:r>
        <w:r>
          <w:rPr>
            <w:rFonts w:ascii="Arial" w:hAnsi="Arial" w:cs="Arial"/>
            <w:noProof/>
            <w:vertAlign w:val="superscript"/>
          </w:rPr>
          <w:t>6</w:t>
        </w:r>
      </w:smartTag>
      <w:r>
        <w:rPr>
          <w:rFonts w:ascii="Arial" w:hAnsi="Arial" w:cs="Arial"/>
          <w:noProof/>
        </w:rPr>
        <w:t>, F. Plewinski</w:t>
      </w:r>
      <w:r w:rsidRPr="001A310F">
        <w:rPr>
          <w:rFonts w:ascii="Arial" w:hAnsi="Arial" w:cs="Arial"/>
          <w:noProof/>
          <w:vertAlign w:val="superscript"/>
        </w:rPr>
        <w:t>1</w:t>
      </w:r>
      <w:r>
        <w:rPr>
          <w:rFonts w:ascii="Arial" w:hAnsi="Arial" w:cs="Arial"/>
          <w:noProof/>
        </w:rPr>
        <w:t>, P. Sabbagh</w:t>
      </w:r>
      <w:r w:rsidRPr="00507D20">
        <w:rPr>
          <w:rFonts w:ascii="Arial" w:hAnsi="Arial" w:cs="Arial"/>
          <w:noProof/>
          <w:vertAlign w:val="superscript"/>
        </w:rPr>
        <w:t>1</w:t>
      </w:r>
      <w:r>
        <w:rPr>
          <w:rFonts w:ascii="Arial" w:hAnsi="Arial" w:cs="Arial"/>
          <w:noProof/>
        </w:rPr>
        <w:t>. P. Sievers</w:t>
      </w:r>
      <w:r>
        <w:rPr>
          <w:rFonts w:ascii="Arial" w:hAnsi="Arial" w:cs="Arial"/>
          <w:noProof/>
          <w:vertAlign w:val="superscript"/>
        </w:rPr>
        <w:t>7</w:t>
      </w:r>
      <w:r>
        <w:rPr>
          <w:rFonts w:ascii="Arial" w:hAnsi="Arial" w:cs="Arial"/>
          <w:noProof/>
        </w:rPr>
        <w:t>, F. Sordo</w:t>
      </w:r>
      <w:r>
        <w:rPr>
          <w:rFonts w:ascii="Arial" w:hAnsi="Arial" w:cs="Arial"/>
          <w:noProof/>
          <w:vertAlign w:val="superscript"/>
        </w:rPr>
        <w:t>4</w:t>
      </w:r>
      <w:r>
        <w:rPr>
          <w:rFonts w:ascii="Arial" w:hAnsi="Arial" w:cs="Arial"/>
          <w:noProof/>
        </w:rPr>
        <w:t>, K. Thomsen</w:t>
      </w:r>
      <w:r w:rsidRPr="00327E27">
        <w:rPr>
          <w:rFonts w:ascii="Arial" w:hAnsi="Arial" w:cs="Arial"/>
          <w:noProof/>
          <w:vertAlign w:val="superscript"/>
        </w:rPr>
        <w:t>8</w:t>
      </w:r>
      <w:r>
        <w:rPr>
          <w:rFonts w:ascii="Arial" w:hAnsi="Arial" w:cs="Arial"/>
          <w:noProof/>
        </w:rPr>
        <w:t>, J. Wolters</w:t>
      </w:r>
      <w:r>
        <w:rPr>
          <w:rFonts w:ascii="Arial" w:hAnsi="Arial" w:cs="Arial"/>
          <w:noProof/>
          <w:vertAlign w:val="superscript"/>
        </w:rPr>
        <w:t>2</w:t>
      </w:r>
      <w:r>
        <w:rPr>
          <w:rFonts w:ascii="Arial" w:hAnsi="Arial" w:cs="Arial"/>
          <w:noProof/>
        </w:rPr>
        <w:t>.</w:t>
      </w:r>
    </w:p>
    <w:p w:rsidR="00537F56" w:rsidRPr="00507D20" w:rsidRDefault="00537F56" w:rsidP="008859B6">
      <w:pPr>
        <w:jc w:val="center"/>
        <w:rPr>
          <w:rFonts w:ascii="Arial" w:hAnsi="Arial" w:cs="Arial"/>
        </w:rPr>
      </w:pPr>
    </w:p>
    <w:p w:rsidR="00537F56" w:rsidRPr="002C1FA2" w:rsidRDefault="00537F56" w:rsidP="008859B6">
      <w:pPr>
        <w:jc w:val="center"/>
        <w:rPr>
          <w:rFonts w:ascii="Arial" w:hAnsi="Arial" w:cs="Arial"/>
          <w:noProof/>
          <w:sz w:val="22"/>
        </w:rPr>
      </w:pPr>
      <w:r w:rsidRPr="002C1FA2">
        <w:rPr>
          <w:rFonts w:ascii="Arial" w:hAnsi="Arial" w:cs="Arial"/>
          <w:noProof/>
          <w:sz w:val="22"/>
          <w:vertAlign w:val="superscript"/>
        </w:rPr>
        <w:t>1</w:t>
      </w:r>
      <w:r w:rsidRPr="002C1FA2">
        <w:rPr>
          <w:rFonts w:ascii="Arial" w:hAnsi="Arial" w:cs="Arial"/>
          <w:noProof/>
          <w:sz w:val="22"/>
        </w:rPr>
        <w:t xml:space="preserve">ESS AB (European Spallation Source, SE-22100 </w:t>
      </w:r>
      <w:smartTag w:uri="urn:schemas-microsoft-com:office:smarttags" w:element="place">
        <w:smartTag w:uri="urn:schemas-microsoft-com:office:smarttags" w:element="City">
          <w:r w:rsidRPr="002C1FA2">
            <w:rPr>
              <w:rFonts w:ascii="Arial" w:hAnsi="Arial" w:cs="Arial"/>
              <w:noProof/>
              <w:sz w:val="22"/>
            </w:rPr>
            <w:t>Lund</w:t>
          </w:r>
        </w:smartTag>
        <w:r w:rsidRPr="002C1FA2">
          <w:rPr>
            <w:rFonts w:ascii="Arial" w:hAnsi="Arial" w:cs="Arial"/>
            <w:noProof/>
            <w:sz w:val="22"/>
          </w:rPr>
          <w:t xml:space="preserve">, </w:t>
        </w:r>
        <w:smartTag w:uri="urn:schemas-microsoft-com:office:smarttags" w:element="country-region">
          <w:r w:rsidRPr="002C1FA2">
            <w:rPr>
              <w:rFonts w:ascii="Arial" w:hAnsi="Arial" w:cs="Arial"/>
              <w:noProof/>
              <w:sz w:val="22"/>
            </w:rPr>
            <w:t>Sweden</w:t>
          </w:r>
        </w:smartTag>
      </w:smartTag>
      <w:r w:rsidRPr="002C1FA2">
        <w:rPr>
          <w:rFonts w:ascii="Arial" w:hAnsi="Arial" w:cs="Arial"/>
          <w:noProof/>
          <w:sz w:val="22"/>
        </w:rPr>
        <w:t>)</w:t>
      </w:r>
    </w:p>
    <w:p w:rsidR="00537F56" w:rsidRDefault="00537F56" w:rsidP="008859B6">
      <w:pPr>
        <w:jc w:val="center"/>
        <w:rPr>
          <w:rFonts w:ascii="Arial" w:hAnsi="Arial" w:cs="Arial"/>
          <w:noProof/>
          <w:sz w:val="22"/>
        </w:rPr>
      </w:pPr>
      <w:r>
        <w:rPr>
          <w:rFonts w:ascii="Arial" w:hAnsi="Arial" w:cs="Arial"/>
          <w:noProof/>
          <w:sz w:val="22"/>
          <w:vertAlign w:val="superscript"/>
        </w:rPr>
        <w:t>2</w:t>
      </w:r>
      <w:r>
        <w:rPr>
          <w:rFonts w:ascii="Arial" w:hAnsi="Arial" w:cs="Arial"/>
          <w:noProof/>
          <w:sz w:val="22"/>
        </w:rPr>
        <w:t xml:space="preserve">FZJ (Forschungszentrum Jülich GmbH, 52425 </w:t>
      </w:r>
      <w:smartTag w:uri="urn:schemas-microsoft-com:office:smarttags" w:element="place">
        <w:smartTag w:uri="urn:schemas-microsoft-com:office:smarttags" w:element="City">
          <w:r>
            <w:rPr>
              <w:rFonts w:ascii="Arial" w:hAnsi="Arial" w:cs="Arial"/>
              <w:noProof/>
              <w:sz w:val="22"/>
            </w:rPr>
            <w:t>Jülich</w:t>
          </w:r>
        </w:smartTag>
        <w:r>
          <w:rPr>
            <w:rFonts w:ascii="Arial" w:hAnsi="Arial" w:cs="Arial"/>
            <w:noProof/>
            <w:sz w:val="22"/>
          </w:rPr>
          <w:t xml:space="preserve">, </w:t>
        </w:r>
        <w:smartTag w:uri="urn:schemas-microsoft-com:office:smarttags" w:element="country-region">
          <w:r>
            <w:rPr>
              <w:rFonts w:ascii="Arial" w:hAnsi="Arial" w:cs="Arial"/>
              <w:noProof/>
              <w:sz w:val="22"/>
            </w:rPr>
            <w:t>Germany</w:t>
          </w:r>
        </w:smartTag>
      </w:smartTag>
      <w:r>
        <w:rPr>
          <w:rFonts w:ascii="Arial" w:hAnsi="Arial" w:cs="Arial"/>
          <w:noProof/>
          <w:sz w:val="22"/>
        </w:rPr>
        <w:t>)</w:t>
      </w:r>
    </w:p>
    <w:p w:rsidR="00537F56" w:rsidRDefault="00537F56" w:rsidP="008859B6">
      <w:pPr>
        <w:jc w:val="center"/>
        <w:rPr>
          <w:rFonts w:ascii="Arial" w:hAnsi="Arial" w:cs="Arial"/>
          <w:noProof/>
          <w:sz w:val="22"/>
        </w:rPr>
      </w:pPr>
      <w:r>
        <w:rPr>
          <w:rFonts w:ascii="Arial" w:hAnsi="Arial" w:cs="Arial"/>
          <w:noProof/>
          <w:sz w:val="22"/>
          <w:vertAlign w:val="superscript"/>
        </w:rPr>
        <w:t>3</w:t>
      </w:r>
      <w:r>
        <w:rPr>
          <w:rFonts w:ascii="Arial" w:hAnsi="Arial" w:cs="Arial"/>
          <w:noProof/>
          <w:sz w:val="22"/>
        </w:rPr>
        <w:t xml:space="preserve">KIT (Karlsruhe Institute of Technology, 76021, </w:t>
      </w:r>
      <w:smartTag w:uri="urn:schemas-microsoft-com:office:smarttags" w:element="place">
        <w:smartTag w:uri="urn:schemas-microsoft-com:office:smarttags" w:element="City">
          <w:r>
            <w:rPr>
              <w:rFonts w:ascii="Arial" w:hAnsi="Arial" w:cs="Arial"/>
              <w:noProof/>
              <w:sz w:val="22"/>
            </w:rPr>
            <w:t>Karlsruhe</w:t>
          </w:r>
        </w:smartTag>
        <w:r>
          <w:rPr>
            <w:rFonts w:ascii="Arial" w:hAnsi="Arial" w:cs="Arial"/>
            <w:noProof/>
            <w:sz w:val="22"/>
          </w:rPr>
          <w:t xml:space="preserve">, </w:t>
        </w:r>
        <w:smartTag w:uri="urn:schemas-microsoft-com:office:smarttags" w:element="country-region">
          <w:r>
            <w:rPr>
              <w:rFonts w:ascii="Arial" w:hAnsi="Arial" w:cs="Arial"/>
              <w:noProof/>
              <w:sz w:val="22"/>
            </w:rPr>
            <w:t>Germany</w:t>
          </w:r>
        </w:smartTag>
      </w:smartTag>
      <w:r>
        <w:rPr>
          <w:rFonts w:ascii="Arial" w:hAnsi="Arial" w:cs="Arial"/>
          <w:noProof/>
          <w:sz w:val="22"/>
        </w:rPr>
        <w:t>)</w:t>
      </w:r>
    </w:p>
    <w:p w:rsidR="00537F56" w:rsidRDefault="00537F56" w:rsidP="008859B6">
      <w:pPr>
        <w:jc w:val="center"/>
        <w:rPr>
          <w:rFonts w:ascii="Arial" w:hAnsi="Arial" w:cs="Arial"/>
          <w:noProof/>
          <w:sz w:val="22"/>
        </w:rPr>
      </w:pPr>
      <w:r>
        <w:rPr>
          <w:rFonts w:ascii="Arial" w:hAnsi="Arial" w:cs="Arial"/>
          <w:noProof/>
          <w:sz w:val="22"/>
          <w:vertAlign w:val="superscript"/>
        </w:rPr>
        <w:t>4</w:t>
      </w:r>
      <w:r>
        <w:rPr>
          <w:rFonts w:ascii="Arial" w:hAnsi="Arial" w:cs="Arial"/>
          <w:noProof/>
          <w:sz w:val="22"/>
        </w:rPr>
        <w:t xml:space="preserve">ESS </w:t>
      </w:r>
      <w:smartTag w:uri="urn:schemas-microsoft-com:office:smarttags" w:element="City">
        <w:r>
          <w:rPr>
            <w:rFonts w:ascii="Arial" w:hAnsi="Arial" w:cs="Arial"/>
            <w:noProof/>
            <w:sz w:val="22"/>
          </w:rPr>
          <w:t>Bilbao</w:t>
        </w:r>
      </w:smartTag>
      <w:r>
        <w:rPr>
          <w:rFonts w:ascii="Arial" w:hAnsi="Arial" w:cs="Arial"/>
          <w:noProof/>
          <w:sz w:val="22"/>
        </w:rPr>
        <w:t xml:space="preserve"> (ESS-Bilbao, 48160 </w:t>
      </w:r>
      <w:smartTag w:uri="urn:schemas-microsoft-com:office:smarttags" w:element="place">
        <w:smartTag w:uri="urn:schemas-microsoft-com:office:smarttags" w:element="City">
          <w:r>
            <w:rPr>
              <w:rFonts w:ascii="Arial" w:hAnsi="Arial" w:cs="Arial"/>
              <w:noProof/>
              <w:sz w:val="22"/>
            </w:rPr>
            <w:t>Derio</w:t>
          </w:r>
        </w:smartTag>
        <w:r>
          <w:rPr>
            <w:rFonts w:ascii="Arial" w:hAnsi="Arial" w:cs="Arial"/>
            <w:noProof/>
            <w:sz w:val="22"/>
          </w:rPr>
          <w:t xml:space="preserve">, </w:t>
        </w:r>
        <w:smartTag w:uri="urn:schemas-microsoft-com:office:smarttags" w:element="country-region">
          <w:r>
            <w:rPr>
              <w:rFonts w:ascii="Arial" w:hAnsi="Arial" w:cs="Arial"/>
              <w:noProof/>
              <w:sz w:val="22"/>
            </w:rPr>
            <w:t>Spain</w:t>
          </w:r>
        </w:smartTag>
      </w:smartTag>
      <w:r>
        <w:rPr>
          <w:rFonts w:ascii="Arial" w:hAnsi="Arial" w:cs="Arial"/>
          <w:noProof/>
          <w:sz w:val="22"/>
        </w:rPr>
        <w:t>)</w:t>
      </w:r>
    </w:p>
    <w:p w:rsidR="00537F56" w:rsidRDefault="00537F56" w:rsidP="008859B6">
      <w:pPr>
        <w:jc w:val="center"/>
        <w:rPr>
          <w:rFonts w:ascii="Arial" w:hAnsi="Arial" w:cs="Arial"/>
          <w:noProof/>
          <w:sz w:val="22"/>
        </w:rPr>
      </w:pPr>
      <w:r>
        <w:rPr>
          <w:rFonts w:ascii="Arial" w:hAnsi="Arial" w:cs="Arial"/>
          <w:noProof/>
          <w:sz w:val="22"/>
          <w:vertAlign w:val="superscript"/>
        </w:rPr>
        <w:t>5</w:t>
      </w:r>
      <w:r>
        <w:rPr>
          <w:rFonts w:ascii="Arial" w:hAnsi="Arial" w:cs="Arial"/>
          <w:noProof/>
          <w:sz w:val="22"/>
        </w:rPr>
        <w:t xml:space="preserve">CRS4 (CRS4, </w:t>
      </w:r>
      <w:smartTag w:uri="urn:schemas-microsoft-com:office:smarttags" w:element="place">
        <w:smartTag w:uri="urn:schemas-microsoft-com:office:smarttags" w:element="City">
          <w:r>
            <w:rPr>
              <w:rFonts w:ascii="Arial" w:hAnsi="Arial" w:cs="Arial"/>
              <w:noProof/>
              <w:sz w:val="22"/>
            </w:rPr>
            <w:t>09010 Pula</w:t>
          </w:r>
        </w:smartTag>
        <w:r>
          <w:rPr>
            <w:rFonts w:ascii="Arial" w:hAnsi="Arial" w:cs="Arial"/>
            <w:noProof/>
            <w:sz w:val="22"/>
          </w:rPr>
          <w:t xml:space="preserve">, </w:t>
        </w:r>
        <w:smartTag w:uri="urn:schemas-microsoft-com:office:smarttags" w:element="country-region">
          <w:r>
            <w:rPr>
              <w:rFonts w:ascii="Arial" w:hAnsi="Arial" w:cs="Arial"/>
              <w:noProof/>
              <w:sz w:val="22"/>
            </w:rPr>
            <w:t>Italy</w:t>
          </w:r>
        </w:smartTag>
      </w:smartTag>
      <w:r>
        <w:rPr>
          <w:rFonts w:ascii="Arial" w:hAnsi="Arial" w:cs="Arial"/>
          <w:noProof/>
          <w:sz w:val="22"/>
        </w:rPr>
        <w:t>)</w:t>
      </w:r>
    </w:p>
    <w:p w:rsidR="00537F56" w:rsidRDefault="00537F56" w:rsidP="008859B6">
      <w:pPr>
        <w:jc w:val="center"/>
        <w:rPr>
          <w:rFonts w:ascii="Arial" w:hAnsi="Arial" w:cs="Arial"/>
          <w:noProof/>
          <w:sz w:val="22"/>
        </w:rPr>
      </w:pPr>
      <w:r>
        <w:rPr>
          <w:rFonts w:ascii="Arial" w:hAnsi="Arial" w:cs="Arial"/>
          <w:noProof/>
          <w:sz w:val="22"/>
          <w:vertAlign w:val="superscript"/>
        </w:rPr>
        <w:t>6</w:t>
      </w:r>
      <w:r>
        <w:rPr>
          <w:rFonts w:ascii="Arial" w:hAnsi="Arial" w:cs="Arial"/>
          <w:noProof/>
          <w:sz w:val="22"/>
        </w:rPr>
        <w:t>IPUL (</w:t>
      </w:r>
      <w:smartTag w:uri="urn:schemas-microsoft-com:office:smarttags" w:element="PlaceType">
        <w:r>
          <w:rPr>
            <w:rFonts w:ascii="Arial" w:hAnsi="Arial" w:cs="Arial"/>
            <w:noProof/>
            <w:sz w:val="22"/>
          </w:rPr>
          <w:t>Institute</w:t>
        </w:r>
      </w:smartTag>
      <w:r>
        <w:rPr>
          <w:rFonts w:ascii="Arial" w:hAnsi="Arial" w:cs="Arial"/>
          <w:noProof/>
          <w:sz w:val="22"/>
        </w:rPr>
        <w:t xml:space="preserve"> of </w:t>
      </w:r>
      <w:smartTag w:uri="urn:schemas-microsoft-com:office:smarttags" w:element="PlaceName">
        <w:r>
          <w:rPr>
            <w:rFonts w:ascii="Arial" w:hAnsi="Arial" w:cs="Arial"/>
            <w:noProof/>
            <w:sz w:val="22"/>
          </w:rPr>
          <w:t>Physics</w:t>
        </w:r>
      </w:smartTag>
      <w:r>
        <w:rPr>
          <w:rFonts w:ascii="Arial" w:hAnsi="Arial" w:cs="Arial"/>
          <w:noProof/>
          <w:sz w:val="22"/>
        </w:rPr>
        <w:t xml:space="preserve"> of the </w:t>
      </w:r>
      <w:smartTag w:uri="urn:schemas-microsoft-com:office:smarttags" w:element="PlaceType">
        <w:r>
          <w:rPr>
            <w:rFonts w:ascii="Arial" w:hAnsi="Arial" w:cs="Arial"/>
            <w:noProof/>
            <w:sz w:val="22"/>
          </w:rPr>
          <w:t>University</w:t>
        </w:r>
      </w:smartTag>
      <w:r>
        <w:rPr>
          <w:rFonts w:ascii="Arial" w:hAnsi="Arial" w:cs="Arial"/>
          <w:noProof/>
          <w:sz w:val="22"/>
        </w:rPr>
        <w:t xml:space="preserve"> of </w:t>
      </w:r>
      <w:smartTag w:uri="urn:schemas-microsoft-com:office:smarttags" w:element="PlaceName">
        <w:r>
          <w:rPr>
            <w:rFonts w:ascii="Arial" w:hAnsi="Arial" w:cs="Arial"/>
            <w:noProof/>
            <w:sz w:val="22"/>
          </w:rPr>
          <w:t>Latvia</w:t>
        </w:r>
      </w:smartTag>
      <w:r>
        <w:rPr>
          <w:rFonts w:ascii="Arial" w:hAnsi="Arial" w:cs="Arial"/>
          <w:noProof/>
          <w:sz w:val="22"/>
        </w:rPr>
        <w:t xml:space="preserve">, Salaspils, LV-2169, </w:t>
      </w:r>
      <w:smartTag w:uri="urn:schemas-microsoft-com:office:smarttags" w:element="place">
        <w:smartTag w:uri="urn:schemas-microsoft-com:office:smarttags" w:element="country-region">
          <w:r>
            <w:rPr>
              <w:rFonts w:ascii="Arial" w:hAnsi="Arial" w:cs="Arial"/>
              <w:noProof/>
              <w:sz w:val="22"/>
            </w:rPr>
            <w:t>Latvia</w:t>
          </w:r>
        </w:smartTag>
      </w:smartTag>
      <w:r>
        <w:rPr>
          <w:rFonts w:ascii="Arial" w:hAnsi="Arial" w:cs="Arial"/>
          <w:noProof/>
          <w:sz w:val="22"/>
        </w:rPr>
        <w:t>)</w:t>
      </w:r>
    </w:p>
    <w:p w:rsidR="00537F56" w:rsidRPr="00225CA0" w:rsidRDefault="00537F56" w:rsidP="00225CA0">
      <w:pPr>
        <w:jc w:val="center"/>
        <w:rPr>
          <w:rFonts w:ascii="Arial" w:hAnsi="Arial" w:cs="Arial"/>
          <w:noProof/>
          <w:sz w:val="22"/>
        </w:rPr>
      </w:pPr>
      <w:r>
        <w:rPr>
          <w:rFonts w:ascii="Arial" w:hAnsi="Arial" w:cs="Arial"/>
          <w:noProof/>
          <w:sz w:val="22"/>
          <w:vertAlign w:val="superscript"/>
        </w:rPr>
        <w:t>7</w:t>
      </w:r>
      <w:r w:rsidRPr="00225CA0">
        <w:rPr>
          <w:rFonts w:ascii="Arial" w:hAnsi="Arial" w:cs="Arial"/>
          <w:noProof/>
          <w:sz w:val="22"/>
        </w:rPr>
        <w:t xml:space="preserve">CERN (European Organization for Nuclear Research, CH-1211 </w:t>
      </w:r>
      <w:smartTag w:uri="urn:schemas-microsoft-com:office:smarttags" w:element="place">
        <w:smartTag w:uri="urn:schemas-microsoft-com:office:smarttags" w:element="City">
          <w:r w:rsidRPr="00225CA0">
            <w:rPr>
              <w:rFonts w:ascii="Arial" w:hAnsi="Arial" w:cs="Arial"/>
              <w:noProof/>
              <w:sz w:val="22"/>
            </w:rPr>
            <w:t>Geneva</w:t>
          </w:r>
        </w:smartTag>
        <w:r w:rsidRPr="00225CA0">
          <w:rPr>
            <w:rFonts w:ascii="Arial" w:hAnsi="Arial" w:cs="Arial"/>
            <w:noProof/>
            <w:sz w:val="22"/>
          </w:rPr>
          <w:t xml:space="preserve">, </w:t>
        </w:r>
        <w:smartTag w:uri="urn:schemas-microsoft-com:office:smarttags" w:element="country-region">
          <w:r w:rsidRPr="00225CA0">
            <w:rPr>
              <w:rFonts w:ascii="Arial" w:hAnsi="Arial" w:cs="Arial"/>
              <w:noProof/>
              <w:sz w:val="22"/>
            </w:rPr>
            <w:t>Switzerland</w:t>
          </w:r>
        </w:smartTag>
      </w:smartTag>
      <w:r w:rsidRPr="00225CA0">
        <w:rPr>
          <w:rFonts w:ascii="Arial" w:hAnsi="Arial" w:cs="Arial"/>
          <w:noProof/>
          <w:sz w:val="22"/>
        </w:rPr>
        <w:t>)</w:t>
      </w:r>
    </w:p>
    <w:p w:rsidR="00537F56" w:rsidRDefault="00537F56" w:rsidP="008859B6">
      <w:pPr>
        <w:jc w:val="center"/>
        <w:rPr>
          <w:rFonts w:ascii="Arial" w:hAnsi="Arial" w:cs="Arial"/>
          <w:noProof/>
          <w:sz w:val="22"/>
        </w:rPr>
      </w:pPr>
      <w:r w:rsidRPr="004F5BB8">
        <w:rPr>
          <w:rFonts w:ascii="Arial" w:hAnsi="Arial" w:cs="Arial"/>
          <w:noProof/>
          <w:sz w:val="22"/>
          <w:vertAlign w:val="superscript"/>
        </w:rPr>
        <w:t>8</w:t>
      </w:r>
      <w:r>
        <w:rPr>
          <w:rFonts w:ascii="Arial" w:hAnsi="Arial" w:cs="Arial"/>
          <w:noProof/>
          <w:sz w:val="22"/>
        </w:rPr>
        <w:t xml:space="preserve">PSI (Paul Scherrer Institut, CH-5232 Villigen PSI, </w:t>
      </w:r>
      <w:smartTag w:uri="urn:schemas-microsoft-com:office:smarttags" w:element="place">
        <w:smartTag w:uri="urn:schemas-microsoft-com:office:smarttags" w:element="country-region">
          <w:r>
            <w:rPr>
              <w:rFonts w:ascii="Arial" w:hAnsi="Arial" w:cs="Arial"/>
              <w:noProof/>
              <w:sz w:val="22"/>
            </w:rPr>
            <w:t>Switzerland</w:t>
          </w:r>
        </w:smartTag>
      </w:smartTag>
      <w:r>
        <w:rPr>
          <w:rFonts w:ascii="Arial" w:hAnsi="Arial" w:cs="Arial"/>
          <w:noProof/>
          <w:sz w:val="22"/>
        </w:rPr>
        <w:t xml:space="preserve">) </w:t>
      </w:r>
    </w:p>
    <w:p w:rsidR="00537F56" w:rsidRDefault="00537F56" w:rsidP="008859B6">
      <w:pPr>
        <w:jc w:val="center"/>
        <w:rPr>
          <w:rFonts w:ascii="Arial" w:hAnsi="Arial" w:cs="Arial"/>
          <w:noProof/>
          <w:sz w:val="22"/>
        </w:rPr>
      </w:pPr>
    </w:p>
    <w:p w:rsidR="00537F56" w:rsidRPr="002C1FA2" w:rsidRDefault="00537F56" w:rsidP="008859B6">
      <w:pPr>
        <w:jc w:val="center"/>
        <w:rPr>
          <w:rFonts w:ascii="Arial" w:hAnsi="Arial" w:cs="Arial"/>
          <w:sz w:val="22"/>
        </w:rPr>
      </w:pPr>
    </w:p>
    <w:p w:rsidR="00537F56" w:rsidRDefault="00537F56"/>
    <w:p w:rsidR="00537F56" w:rsidRPr="00AB77C1" w:rsidRDefault="00537F56">
      <w:pPr>
        <w:rPr>
          <w:b/>
        </w:rPr>
      </w:pPr>
      <w:r w:rsidRPr="0063699E">
        <w:rPr>
          <w:b/>
        </w:rPr>
        <w:t>Abstract</w:t>
      </w:r>
    </w:p>
    <w:p w:rsidR="00537F56" w:rsidRPr="00AB77C1" w:rsidRDefault="00537F56" w:rsidP="00AB77C1">
      <w:pPr>
        <w:spacing w:before="120"/>
        <w:jc w:val="both"/>
        <w:rPr>
          <w:sz w:val="22"/>
        </w:rPr>
      </w:pPr>
      <w:r w:rsidRPr="00AB77C1">
        <w:rPr>
          <w:sz w:val="22"/>
        </w:rPr>
        <w:t xml:space="preserve">The ESS target will be chosen from a set of tried and tested solutions close to 1 MW (SNS, J-SNS, MEGAPIE, SINQ) or from alternatives such as rotating or windowless concepts. Materials issues associated with an extrapolation from 1 MW to 5 MW for liquid metal loops are presented, taking into consideration target lifetime. Prospects for </w:t>
      </w:r>
      <w:r>
        <w:rPr>
          <w:sz w:val="22"/>
        </w:rPr>
        <w:t>solid rotating targets are presented with water- and helium-cooled systems.</w:t>
      </w:r>
      <w:r w:rsidRPr="00AB77C1">
        <w:rPr>
          <w:sz w:val="22"/>
        </w:rPr>
        <w:t xml:space="preserve"> </w:t>
      </w:r>
    </w:p>
    <w:p w:rsidR="00537F56" w:rsidRPr="00AB77C1" w:rsidRDefault="00537F56" w:rsidP="00AB77C1">
      <w:pPr>
        <w:spacing w:before="120"/>
        <w:rPr>
          <w:sz w:val="22"/>
        </w:rPr>
      </w:pPr>
      <w:r w:rsidRPr="00AB77C1">
        <w:rPr>
          <w:b/>
          <w:sz w:val="22"/>
        </w:rPr>
        <w:t>Keywords:</w:t>
      </w:r>
      <w:r w:rsidRPr="00AB77C1">
        <w:rPr>
          <w:sz w:val="22"/>
        </w:rPr>
        <w:t xml:space="preserve"> spallation neutron source, high power target, liquid metal, rotating target.</w:t>
      </w:r>
    </w:p>
    <w:p w:rsidR="00537F56" w:rsidRDefault="00537F56" w:rsidP="00BC6699">
      <w:pPr>
        <w:pStyle w:val="Heading1"/>
        <w:numPr>
          <w:numberingChange w:id="0" w:author="zat" w:date="2011-02-08T15:21:00Z" w:original="%1:1:0:."/>
        </w:numPr>
      </w:pPr>
      <w:r>
        <w:t>Introduction</w:t>
      </w:r>
    </w:p>
    <w:p w:rsidR="00537F56" w:rsidRPr="00AB77C1" w:rsidRDefault="00537F56" w:rsidP="00AB77C1">
      <w:pPr>
        <w:spacing w:before="120"/>
        <w:jc w:val="both"/>
        <w:rPr>
          <w:sz w:val="22"/>
        </w:rPr>
      </w:pPr>
      <w:r w:rsidRPr="00AB77C1">
        <w:rPr>
          <w:sz w:val="22"/>
        </w:rPr>
        <w:t>The selection of a site to host the European Spallation Source at the end of May 2009 has triggered a renewed interest in the technical implementation of such a facility. The main parameters which form</w:t>
      </w:r>
      <w:r>
        <w:rPr>
          <w:sz w:val="22"/>
        </w:rPr>
        <w:t>ed</w:t>
      </w:r>
      <w:r w:rsidRPr="00AB77C1">
        <w:rPr>
          <w:sz w:val="22"/>
        </w:rPr>
        <w:t xml:space="preserve"> the basis of the design of the Linac, target station and instruments </w:t>
      </w:r>
      <w:r>
        <w:rPr>
          <w:sz w:val="22"/>
        </w:rPr>
        <w:t>for the study described in this document, March-December 2010, were</w:t>
      </w:r>
      <w:r w:rsidRPr="00AB77C1">
        <w:rPr>
          <w:sz w:val="22"/>
        </w:rPr>
        <w:t xml:space="preserve"> the following</w:t>
      </w:r>
      <w:r>
        <w:rPr>
          <w:sz w:val="22"/>
        </w:rPr>
        <w:t xml:space="preserve"> (latest end December 2010 values in brackets)</w:t>
      </w:r>
      <w:r w:rsidRPr="00AB77C1">
        <w:rPr>
          <w:sz w:val="22"/>
        </w:rPr>
        <w:t>:</w:t>
      </w:r>
    </w:p>
    <w:p w:rsidR="00537F56" w:rsidRPr="00AB77C1" w:rsidRDefault="00537F56" w:rsidP="00AB77C1">
      <w:pPr>
        <w:pStyle w:val="ListParagraph"/>
        <w:numPr>
          <w:ilvl w:val="0"/>
          <w:numId w:val="2"/>
          <w:numberingChange w:id="1" w:author="zat" w:date="2011-02-08T15:21:00Z" w:original="-"/>
        </w:numPr>
        <w:spacing w:before="120"/>
        <w:rPr>
          <w:sz w:val="22"/>
        </w:rPr>
      </w:pPr>
      <w:r w:rsidRPr="00AB77C1">
        <w:rPr>
          <w:sz w:val="22"/>
        </w:rPr>
        <w:t xml:space="preserve">5 MW average beam power, </w:t>
      </w:r>
    </w:p>
    <w:p w:rsidR="00537F56" w:rsidRPr="00AB77C1" w:rsidRDefault="00537F56" w:rsidP="00AB77C1">
      <w:pPr>
        <w:pStyle w:val="ListParagraph"/>
        <w:numPr>
          <w:ilvl w:val="0"/>
          <w:numId w:val="2"/>
          <w:numberingChange w:id="2" w:author="zat" w:date="2011-02-08T15:21:00Z" w:original="-"/>
        </w:numPr>
        <w:spacing w:before="120"/>
        <w:rPr>
          <w:sz w:val="22"/>
        </w:rPr>
      </w:pPr>
      <w:r w:rsidRPr="00AB77C1">
        <w:rPr>
          <w:sz w:val="22"/>
        </w:rPr>
        <w:t>2.5 GeV proton energy,</w:t>
      </w:r>
    </w:p>
    <w:p w:rsidR="00537F56" w:rsidRPr="00AB77C1" w:rsidRDefault="00537F56" w:rsidP="00AB77C1">
      <w:pPr>
        <w:pStyle w:val="ListParagraph"/>
        <w:numPr>
          <w:ilvl w:val="0"/>
          <w:numId w:val="2"/>
          <w:numberingChange w:id="3" w:author="zat" w:date="2011-02-08T15:21:00Z" w:original="-"/>
        </w:numPr>
        <w:spacing w:before="120"/>
        <w:rPr>
          <w:sz w:val="22"/>
        </w:rPr>
      </w:pPr>
      <w:r w:rsidRPr="00AB77C1">
        <w:rPr>
          <w:sz w:val="22"/>
        </w:rPr>
        <w:t>1</w:t>
      </w:r>
      <w:r>
        <w:rPr>
          <w:sz w:val="22"/>
        </w:rPr>
        <w:t xml:space="preserve"> </w:t>
      </w:r>
      <w:r w:rsidRPr="00AB77C1">
        <w:rPr>
          <w:sz w:val="22"/>
        </w:rPr>
        <w:t>ms</w:t>
      </w:r>
      <w:r>
        <w:rPr>
          <w:sz w:val="22"/>
        </w:rPr>
        <w:t xml:space="preserve"> (2 ms)</w:t>
      </w:r>
      <w:r w:rsidRPr="00AB77C1">
        <w:rPr>
          <w:sz w:val="22"/>
        </w:rPr>
        <w:t xml:space="preserve"> proton pulse length,</w:t>
      </w:r>
    </w:p>
    <w:p w:rsidR="00537F56" w:rsidRPr="00AB77C1" w:rsidRDefault="00537F56" w:rsidP="00AB77C1">
      <w:pPr>
        <w:pStyle w:val="ListParagraph"/>
        <w:numPr>
          <w:ilvl w:val="0"/>
          <w:numId w:val="2"/>
          <w:numberingChange w:id="4" w:author="zat" w:date="2011-02-08T15:21:00Z" w:original="-"/>
        </w:numPr>
        <w:spacing w:before="120"/>
        <w:rPr>
          <w:sz w:val="22"/>
        </w:rPr>
      </w:pPr>
      <w:r>
        <w:rPr>
          <w:sz w:val="22"/>
        </w:rPr>
        <w:t>16.67</w:t>
      </w:r>
      <w:r w:rsidRPr="00AB77C1">
        <w:rPr>
          <w:sz w:val="22"/>
        </w:rPr>
        <w:t xml:space="preserve"> Hz</w:t>
      </w:r>
      <w:r>
        <w:rPr>
          <w:sz w:val="22"/>
        </w:rPr>
        <w:t xml:space="preserve"> (20 Hz)</w:t>
      </w:r>
      <w:r w:rsidRPr="00AB77C1">
        <w:rPr>
          <w:sz w:val="22"/>
        </w:rPr>
        <w:t xml:space="preserve"> proton beam repetition frequency.</w:t>
      </w:r>
    </w:p>
    <w:p w:rsidR="00537F56" w:rsidRPr="00AB77C1" w:rsidRDefault="00537F56" w:rsidP="00AB77C1">
      <w:pPr>
        <w:spacing w:before="120"/>
        <w:jc w:val="both"/>
        <w:rPr>
          <w:sz w:val="22"/>
        </w:rPr>
      </w:pPr>
      <w:r w:rsidRPr="00AB77C1">
        <w:rPr>
          <w:sz w:val="22"/>
        </w:rPr>
        <w:t xml:space="preserve">Whereas the previous incarnation of the ESS project </w:t>
      </w:r>
      <w:r>
        <w:rPr>
          <w:sz w:val="22"/>
        </w:rPr>
        <w:t>[</w:t>
      </w:r>
      <w:r>
        <w:rPr>
          <w:sz w:val="22"/>
        </w:rPr>
        <w:fldChar w:fldCharType="begin"/>
      </w:r>
      <w:r>
        <w:rPr>
          <w:sz w:val="22"/>
        </w:rPr>
        <w:instrText xml:space="preserve"> REF ESS_vol3 </w:instrText>
      </w:r>
      <w:r>
        <w:rPr>
          <w:sz w:val="22"/>
        </w:rPr>
        <w:fldChar w:fldCharType="separate"/>
      </w:r>
      <w:r>
        <w:rPr>
          <w:noProof/>
        </w:rPr>
        <w:t>1</w:t>
      </w:r>
      <w:r>
        <w:rPr>
          <w:sz w:val="22"/>
        </w:rPr>
        <w:fldChar w:fldCharType="end"/>
      </w:r>
      <w:r>
        <w:rPr>
          <w:sz w:val="22"/>
        </w:rPr>
        <w:t xml:space="preserve">] </w:t>
      </w:r>
      <w:r w:rsidRPr="00AB77C1">
        <w:rPr>
          <w:sz w:val="22"/>
        </w:rPr>
        <w:t xml:space="preserve">foresaw two target stations receiving on one a short pulse (1.4 </w:t>
      </w:r>
      <w:r w:rsidRPr="00AB77C1">
        <w:rPr>
          <w:rFonts w:ascii="Symbol" w:hAnsi="Symbol"/>
          <w:sz w:val="22"/>
        </w:rPr>
        <w:t></w:t>
      </w:r>
      <w:r w:rsidRPr="00AB77C1">
        <w:rPr>
          <w:sz w:val="22"/>
        </w:rPr>
        <w:t xml:space="preserve">s, 50 Hz) and on the other a long pulse (2 ms, 16.67 Hz), the current version is strictly only one long pulse target station motivated by </w:t>
      </w:r>
      <w:r>
        <w:rPr>
          <w:sz w:val="22"/>
        </w:rPr>
        <w:t>higher neutron fluxes in the thermal and cold neutron energy range (wavelength &gt; 0.9 A) [</w:t>
      </w:r>
      <w:r>
        <w:rPr>
          <w:sz w:val="22"/>
        </w:rPr>
        <w:fldChar w:fldCharType="begin"/>
      </w:r>
      <w:r>
        <w:rPr>
          <w:sz w:val="22"/>
        </w:rPr>
        <w:instrText xml:space="preserve"> REF Feri_1 </w:instrText>
      </w:r>
      <w:r>
        <w:rPr>
          <w:sz w:val="22"/>
        </w:rPr>
        <w:fldChar w:fldCharType="separate"/>
      </w:r>
      <w:r>
        <w:rPr>
          <w:noProof/>
        </w:rPr>
        <w:t>2</w:t>
      </w:r>
      <w:r>
        <w:rPr>
          <w:sz w:val="22"/>
        </w:rPr>
        <w:fldChar w:fldCharType="end"/>
      </w:r>
      <w:r>
        <w:rPr>
          <w:sz w:val="22"/>
        </w:rPr>
        <w:t>]</w:t>
      </w:r>
      <w:r w:rsidRPr="00AB77C1">
        <w:rPr>
          <w:sz w:val="22"/>
        </w:rPr>
        <w:t>.  This move away from the short pulse target station along with operational experience gained in the last decade on MW-class spallation targets prompted a re-evaluation of potential target concepts for the ESS. Though it was always likely that a concept would be chosen amongst th</w:t>
      </w:r>
      <w:r>
        <w:rPr>
          <w:sz w:val="22"/>
        </w:rPr>
        <w:t>ose</w:t>
      </w:r>
      <w:r w:rsidRPr="00AB77C1">
        <w:rPr>
          <w:sz w:val="22"/>
        </w:rPr>
        <w:t xml:space="preserve"> studied over 50 years of R&amp;D in the field of spa</w:t>
      </w:r>
      <w:r>
        <w:rPr>
          <w:sz w:val="22"/>
        </w:rPr>
        <w:t>llation neutron sources [</w:t>
      </w:r>
      <w:r>
        <w:rPr>
          <w:sz w:val="22"/>
        </w:rPr>
        <w:fldChar w:fldCharType="begin"/>
      </w:r>
      <w:r>
        <w:rPr>
          <w:sz w:val="22"/>
        </w:rPr>
        <w:instrText xml:space="preserve"> REF ING_1 </w:instrText>
      </w:r>
      <w:r>
        <w:rPr>
          <w:sz w:val="22"/>
        </w:rPr>
        <w:fldChar w:fldCharType="separate"/>
      </w:r>
      <w:r>
        <w:rPr>
          <w:noProof/>
        </w:rPr>
        <w:t>3</w:t>
      </w:r>
      <w:r>
        <w:rPr>
          <w:sz w:val="22"/>
        </w:rPr>
        <w:fldChar w:fldCharType="end"/>
      </w:r>
      <w:r>
        <w:rPr>
          <w:sz w:val="22"/>
        </w:rPr>
        <w:t>,</w:t>
      </w:r>
      <w:r>
        <w:rPr>
          <w:sz w:val="22"/>
        </w:rPr>
        <w:fldChar w:fldCharType="begin"/>
      </w:r>
      <w:r>
        <w:rPr>
          <w:sz w:val="22"/>
        </w:rPr>
        <w:instrText xml:space="preserve"> REF Bauer_1 </w:instrText>
      </w:r>
      <w:r>
        <w:rPr>
          <w:sz w:val="22"/>
        </w:rPr>
        <w:fldChar w:fldCharType="separate"/>
      </w:r>
      <w:r>
        <w:rPr>
          <w:noProof/>
        </w:rPr>
        <w:t>4</w:t>
      </w:r>
      <w:r>
        <w:rPr>
          <w:sz w:val="22"/>
        </w:rPr>
        <w:fldChar w:fldCharType="end"/>
      </w:r>
      <w:r>
        <w:rPr>
          <w:sz w:val="22"/>
        </w:rPr>
        <w:t>]</w:t>
      </w:r>
      <w:r w:rsidRPr="00AB77C1">
        <w:rPr>
          <w:sz w:val="22"/>
        </w:rPr>
        <w:t xml:space="preserve">, it was </w:t>
      </w:r>
      <w:r>
        <w:rPr>
          <w:sz w:val="22"/>
        </w:rPr>
        <w:t>decided</w:t>
      </w:r>
      <w:r w:rsidRPr="00AB77C1">
        <w:rPr>
          <w:sz w:val="22"/>
        </w:rPr>
        <w:t xml:space="preserve"> that some features of seemingly exotic solutions could be </w:t>
      </w:r>
      <w:r>
        <w:rPr>
          <w:sz w:val="22"/>
        </w:rPr>
        <w:t>investigated as the more classical solutions would be reviewed in order to choose the final design.</w:t>
      </w:r>
    </w:p>
    <w:p w:rsidR="00537F56" w:rsidRPr="00AB77C1" w:rsidRDefault="00537F56" w:rsidP="00AB77C1">
      <w:pPr>
        <w:spacing w:before="120"/>
        <w:jc w:val="both"/>
        <w:rPr>
          <w:sz w:val="22"/>
        </w:rPr>
      </w:pPr>
      <w:r w:rsidRPr="00AB77C1">
        <w:rPr>
          <w:sz w:val="22"/>
        </w:rPr>
        <w:t>The main</w:t>
      </w:r>
      <w:r>
        <w:rPr>
          <w:sz w:val="22"/>
        </w:rPr>
        <w:t xml:space="preserve"> targetry concern</w:t>
      </w:r>
      <w:r w:rsidRPr="00AB77C1">
        <w:rPr>
          <w:sz w:val="22"/>
        </w:rPr>
        <w:t xml:space="preserve"> for pulsed spallation neutron sources (ESS, SNS, JSNS) in the last decade centered on the effects and </w:t>
      </w:r>
      <w:r>
        <w:rPr>
          <w:sz w:val="22"/>
        </w:rPr>
        <w:t>mitigation of the pressure wave</w:t>
      </w:r>
      <w:r w:rsidRPr="00AB77C1">
        <w:rPr>
          <w:sz w:val="22"/>
        </w:rPr>
        <w:t xml:space="preserve"> caused by the quasi-instantaneous deposition of large amounts of energy (</w:t>
      </w:r>
      <w:commentRangeStart w:id="5"/>
      <w:r w:rsidRPr="00AB77C1">
        <w:rPr>
          <w:sz w:val="22"/>
        </w:rPr>
        <w:t xml:space="preserve">60 kJ </w:t>
      </w:r>
      <w:commentRangeEnd w:id="5"/>
      <w:r>
        <w:rPr>
          <w:rStyle w:val="CommentReference"/>
        </w:rPr>
        <w:commentReference w:id="5"/>
      </w:r>
      <w:r w:rsidRPr="00AB77C1">
        <w:rPr>
          <w:sz w:val="22"/>
        </w:rPr>
        <w:t xml:space="preserve">in  ~1 </w:t>
      </w:r>
      <w:r w:rsidRPr="00AB77C1">
        <w:rPr>
          <w:rFonts w:ascii="Symbol" w:hAnsi="Symbol"/>
          <w:sz w:val="22"/>
        </w:rPr>
        <w:t></w:t>
      </w:r>
      <w:r>
        <w:rPr>
          <w:sz w:val="22"/>
        </w:rPr>
        <w:t>s) in a few lit</w:t>
      </w:r>
      <w:r w:rsidRPr="00AB77C1">
        <w:rPr>
          <w:sz w:val="22"/>
        </w:rPr>
        <w:t>r</w:t>
      </w:r>
      <w:r>
        <w:rPr>
          <w:sz w:val="22"/>
        </w:rPr>
        <w:t>e</w:t>
      </w:r>
      <w:r w:rsidRPr="00AB77C1">
        <w:rPr>
          <w:sz w:val="22"/>
        </w:rPr>
        <w:t>s of Hg</w:t>
      </w:r>
      <w:r>
        <w:rPr>
          <w:sz w:val="22"/>
        </w:rPr>
        <w:t>, with a large experimental programme led by the ASTE collaboration</w:t>
      </w:r>
      <w:r w:rsidRPr="00AB77C1">
        <w:rPr>
          <w:sz w:val="22"/>
        </w:rPr>
        <w:t xml:space="preserve"> </w:t>
      </w:r>
      <w:r>
        <w:rPr>
          <w:sz w:val="22"/>
        </w:rPr>
        <w:t>[</w:t>
      </w:r>
      <w:r>
        <w:rPr>
          <w:sz w:val="22"/>
        </w:rPr>
        <w:fldChar w:fldCharType="begin"/>
      </w:r>
      <w:r>
        <w:rPr>
          <w:sz w:val="22"/>
        </w:rPr>
        <w:instrText xml:space="preserve"> REF Ni_1 </w:instrText>
      </w:r>
      <w:r>
        <w:rPr>
          <w:sz w:val="22"/>
        </w:rPr>
        <w:fldChar w:fldCharType="separate"/>
      </w:r>
      <w:r>
        <w:rPr>
          <w:noProof/>
        </w:rPr>
        <w:t>5</w:t>
      </w:r>
      <w:r>
        <w:rPr>
          <w:sz w:val="22"/>
        </w:rPr>
        <w:fldChar w:fldCharType="end"/>
      </w:r>
      <w:r>
        <w:rPr>
          <w:sz w:val="22"/>
        </w:rPr>
        <w:t>]</w:t>
      </w:r>
      <w:r w:rsidRPr="00AB77C1">
        <w:rPr>
          <w:color w:val="0000FF"/>
          <w:sz w:val="22"/>
        </w:rPr>
        <w:t>.</w:t>
      </w:r>
      <w:r w:rsidRPr="00AB77C1">
        <w:rPr>
          <w:sz w:val="22"/>
        </w:rPr>
        <w:t xml:space="preserve"> </w:t>
      </w:r>
      <w:r>
        <w:rPr>
          <w:sz w:val="22"/>
        </w:rPr>
        <w:t>T</w:t>
      </w:r>
      <w:r w:rsidRPr="00AB77C1">
        <w:rPr>
          <w:sz w:val="22"/>
        </w:rPr>
        <w:t>he focus of materials R&amp;D</w:t>
      </w:r>
      <w:r>
        <w:rPr>
          <w:sz w:val="22"/>
        </w:rPr>
        <w:t xml:space="preserve"> for ESS</w:t>
      </w:r>
      <w:r w:rsidRPr="00AB77C1">
        <w:rPr>
          <w:sz w:val="22"/>
        </w:rPr>
        <w:t xml:space="preserve"> has shifted away from </w:t>
      </w:r>
      <w:r>
        <w:rPr>
          <w:sz w:val="22"/>
        </w:rPr>
        <w:t>these</w:t>
      </w:r>
      <w:r w:rsidRPr="00AB77C1">
        <w:rPr>
          <w:sz w:val="22"/>
        </w:rPr>
        <w:t xml:space="preserve"> effects towards the other parameters that affect the lifetime of critical components such as hardening and embrittlement caused by prolonged exposure to the spallation radiation spectrum, corrosion in systems with flowing coolants (liquid metal, water or helium) and fatigue due to thermo-mechanical cycling of structural components.</w:t>
      </w:r>
    </w:p>
    <w:p w:rsidR="00537F56" w:rsidRPr="001D529D" w:rsidRDefault="00537F56" w:rsidP="007B33EC">
      <w:pPr>
        <w:spacing w:before="120"/>
        <w:jc w:val="both"/>
        <w:rPr>
          <w:sz w:val="22"/>
        </w:rPr>
      </w:pPr>
      <w:r>
        <w:rPr>
          <w:sz w:val="22"/>
        </w:rPr>
        <w:t>Following a discussion of target lifetime, the different concepts considered for the ESS are described, highlighting materials issues. These concepts are classified independently of design maturity into two groups: stationary targets and rotating targets.</w:t>
      </w:r>
    </w:p>
    <w:p w:rsidR="00537F56" w:rsidRDefault="00537F56" w:rsidP="00BC6699">
      <w:pPr>
        <w:pStyle w:val="Heading1"/>
        <w:numPr>
          <w:numberingChange w:id="6" w:author="zat" w:date="2011-02-08T15:21:00Z" w:original="%1:2:0:."/>
        </w:numPr>
      </w:pPr>
      <w:r>
        <w:t>Target lifetime</w:t>
      </w:r>
    </w:p>
    <w:p w:rsidR="00537F56" w:rsidRPr="00AB77C1" w:rsidRDefault="00537F56" w:rsidP="00AB77C1">
      <w:pPr>
        <w:spacing w:before="120"/>
        <w:jc w:val="both"/>
        <w:rPr>
          <w:sz w:val="22"/>
        </w:rPr>
      </w:pPr>
      <w:r>
        <w:rPr>
          <w:sz w:val="22"/>
        </w:rPr>
        <w:t>For this study, the operational schedule for ESS is defined on the basis of 5000 hrs/yr beam availability for users and must account for regular linac, target and instrument maintenance.</w:t>
      </w:r>
      <w:r w:rsidRPr="004A077C">
        <w:rPr>
          <w:sz w:val="22"/>
        </w:rPr>
        <w:t xml:space="preserve"> </w:t>
      </w:r>
      <w:r>
        <w:rPr>
          <w:sz w:val="22"/>
        </w:rPr>
        <w:t xml:space="preserve">The availability of neutron beams to users is quoted to be </w:t>
      </w:r>
      <w:r w:rsidRPr="00AB77C1">
        <w:rPr>
          <w:sz w:val="22"/>
        </w:rPr>
        <w:t>5000 hrs/yr, corresponding to 25000 MW.hr/yr</w:t>
      </w:r>
      <w:r>
        <w:rPr>
          <w:sz w:val="22"/>
        </w:rPr>
        <w:t xml:space="preserve"> at ESS</w:t>
      </w:r>
      <w:r w:rsidRPr="00AB77C1">
        <w:rPr>
          <w:sz w:val="22"/>
        </w:rPr>
        <w:t>.</w:t>
      </w:r>
    </w:p>
    <w:p w:rsidR="00537F56" w:rsidRPr="004C6F01" w:rsidRDefault="00537F56" w:rsidP="004C6F01">
      <w:pPr>
        <w:spacing w:before="120"/>
        <w:jc w:val="both"/>
        <w:rPr>
          <w:sz w:val="22"/>
        </w:rPr>
      </w:pPr>
      <w:r w:rsidRPr="004C6F01">
        <w:rPr>
          <w:sz w:val="22"/>
        </w:rPr>
        <w:t>As an example of target reliability, at SNS the target was reported to contribute only 1.1 % in 2009 towards unscheduled downtime with the major contributors being proton accelerator components &gt;80%. Depending on the chosen concept</w:t>
      </w:r>
      <w:r>
        <w:rPr>
          <w:sz w:val="22"/>
        </w:rPr>
        <w:t xml:space="preserve"> at ESS</w:t>
      </w:r>
      <w:r w:rsidRPr="004C6F01">
        <w:rPr>
          <w:sz w:val="22"/>
        </w:rPr>
        <w:t>, target lifetime could offset expected improvements in L</w:t>
      </w:r>
      <w:r>
        <w:rPr>
          <w:sz w:val="22"/>
        </w:rPr>
        <w:t>inac reliability</w:t>
      </w:r>
      <w:r w:rsidRPr="004C6F01">
        <w:rPr>
          <w:sz w:val="22"/>
        </w:rPr>
        <w:t xml:space="preserve"> and play a far more significant role in neutron availability to users. It is one of the main factors relevant in evaluating the feasibility of a target concept along with heat removal capacity</w:t>
      </w:r>
      <w:r>
        <w:rPr>
          <w:sz w:val="22"/>
        </w:rPr>
        <w:t>, layout</w:t>
      </w:r>
      <w:r w:rsidRPr="004C6F01">
        <w:rPr>
          <w:sz w:val="22"/>
        </w:rPr>
        <w:t xml:space="preserve"> and environmental impact and licensing. </w:t>
      </w:r>
      <w:r>
        <w:rPr>
          <w:sz w:val="22"/>
        </w:rPr>
        <w:t>F</w:t>
      </w:r>
      <w:r w:rsidRPr="004C6F01">
        <w:rPr>
          <w:sz w:val="22"/>
        </w:rPr>
        <w:t>requent target exchange interventions</w:t>
      </w:r>
      <w:r w:rsidRPr="000E6F6D">
        <w:rPr>
          <w:sz w:val="22"/>
        </w:rPr>
        <w:t xml:space="preserve"> </w:t>
      </w:r>
      <w:r>
        <w:rPr>
          <w:sz w:val="22"/>
        </w:rPr>
        <w:t xml:space="preserve">mobilize </w:t>
      </w:r>
      <w:r w:rsidRPr="004C6F01">
        <w:rPr>
          <w:sz w:val="22"/>
        </w:rPr>
        <w:t xml:space="preserve">resources </w:t>
      </w:r>
      <w:r>
        <w:rPr>
          <w:sz w:val="22"/>
        </w:rPr>
        <w:t>and increase</w:t>
      </w:r>
      <w:r w:rsidRPr="004C6F01">
        <w:rPr>
          <w:sz w:val="22"/>
        </w:rPr>
        <w:t xml:space="preserve"> </w:t>
      </w:r>
      <w:r>
        <w:rPr>
          <w:sz w:val="22"/>
        </w:rPr>
        <w:t>the risk of unscheduled downtime.</w:t>
      </w:r>
    </w:p>
    <w:p w:rsidR="00537F56" w:rsidRPr="00CD5A7B" w:rsidRDefault="00537F56" w:rsidP="00FB7BA0">
      <w:pPr>
        <w:keepNext/>
        <w:keepLines/>
        <w:spacing w:before="120"/>
        <w:jc w:val="both"/>
        <w:rPr>
          <w:color w:val="0000FF"/>
          <w:sz w:val="22"/>
        </w:rPr>
      </w:pPr>
      <w:r w:rsidRPr="004C6F01">
        <w:rPr>
          <w:sz w:val="22"/>
        </w:rPr>
        <w:t xml:space="preserve">Table 1: Recorded and predicted (p) lifetime of targets at various facilities. An operation year is 5000 hrs at full power for most facilities, i.e. 57% of a year at full power. </w:t>
      </w:r>
      <w:r>
        <w:rPr>
          <w:sz w:val="22"/>
        </w:rPr>
        <w:t>SNS targets were changed before</w:t>
      </w:r>
      <w:r w:rsidRPr="004C6F01">
        <w:rPr>
          <w:sz w:val="22"/>
        </w:rPr>
        <w:t xml:space="preserve"> their design lifetime to fit a maintenance schedule. Estimations of lifetime with and without cavitation are given for JSNS.</w:t>
      </w:r>
    </w:p>
    <w:tbl>
      <w:tblPr>
        <w:tblW w:w="9000" w:type="dxa"/>
        <w:tblInd w:w="108" w:type="dxa"/>
        <w:tblLayout w:type="fixed"/>
        <w:tblLook w:val="00BF"/>
      </w:tblPr>
      <w:tblGrid>
        <w:gridCol w:w="990"/>
        <w:gridCol w:w="1530"/>
        <w:gridCol w:w="990"/>
        <w:gridCol w:w="1170"/>
        <w:gridCol w:w="900"/>
        <w:gridCol w:w="1260"/>
        <w:gridCol w:w="1080"/>
        <w:gridCol w:w="1080"/>
      </w:tblGrid>
      <w:tr w:rsidR="00537F56" w:rsidRPr="000B2BAB" w:rsidTr="000B2BAB">
        <w:tc>
          <w:tcPr>
            <w:tcW w:w="990" w:type="dxa"/>
            <w:tcBorders>
              <w:top w:val="double" w:sz="4" w:space="0" w:color="auto"/>
            </w:tcBorders>
          </w:tcPr>
          <w:p w:rsidR="00537F56" w:rsidRPr="000B2BAB" w:rsidRDefault="00537F56" w:rsidP="000B2BAB">
            <w:pPr>
              <w:keepNext/>
              <w:keepLines/>
              <w:ind w:right="72"/>
              <w:rPr>
                <w:sz w:val="20"/>
              </w:rPr>
            </w:pPr>
            <w:bookmarkStart w:id="7" w:name="OLE_LINK1"/>
            <w:r w:rsidRPr="000B2BAB">
              <w:rPr>
                <w:sz w:val="20"/>
              </w:rPr>
              <w:t>Facility</w:t>
            </w:r>
          </w:p>
        </w:tc>
        <w:tc>
          <w:tcPr>
            <w:tcW w:w="1530" w:type="dxa"/>
            <w:tcBorders>
              <w:top w:val="double" w:sz="4" w:space="0" w:color="auto"/>
            </w:tcBorders>
          </w:tcPr>
          <w:p w:rsidR="00537F56" w:rsidRPr="000B2BAB" w:rsidRDefault="00537F56" w:rsidP="000B2BAB">
            <w:pPr>
              <w:keepNext/>
              <w:keepLines/>
              <w:ind w:right="72"/>
              <w:rPr>
                <w:sz w:val="20"/>
              </w:rPr>
            </w:pPr>
            <w:r w:rsidRPr="000B2BAB">
              <w:rPr>
                <w:sz w:val="20"/>
              </w:rPr>
              <w:t>Target</w:t>
            </w:r>
          </w:p>
        </w:tc>
        <w:tc>
          <w:tcPr>
            <w:tcW w:w="990" w:type="dxa"/>
            <w:tcBorders>
              <w:top w:val="double" w:sz="4" w:space="0" w:color="auto"/>
            </w:tcBorders>
          </w:tcPr>
          <w:p w:rsidR="00537F56" w:rsidRPr="000B2BAB" w:rsidRDefault="00537F56" w:rsidP="000B2BAB">
            <w:pPr>
              <w:keepNext/>
              <w:keepLines/>
              <w:ind w:right="72"/>
              <w:rPr>
                <w:sz w:val="20"/>
              </w:rPr>
            </w:pPr>
            <w:r w:rsidRPr="000B2BAB">
              <w:rPr>
                <w:sz w:val="20"/>
              </w:rPr>
              <w:t>Damage</w:t>
            </w:r>
          </w:p>
        </w:tc>
        <w:tc>
          <w:tcPr>
            <w:tcW w:w="1170" w:type="dxa"/>
            <w:tcBorders>
              <w:top w:val="double" w:sz="4" w:space="0" w:color="auto"/>
            </w:tcBorders>
          </w:tcPr>
          <w:p w:rsidR="00537F56" w:rsidRPr="000B2BAB" w:rsidRDefault="00537F56" w:rsidP="000B2BAB">
            <w:pPr>
              <w:keepNext/>
              <w:keepLines/>
              <w:ind w:right="72"/>
              <w:rPr>
                <w:sz w:val="20"/>
              </w:rPr>
            </w:pPr>
            <w:r w:rsidRPr="000B2BAB">
              <w:rPr>
                <w:sz w:val="20"/>
              </w:rPr>
              <w:t>Int. Beam</w:t>
            </w:r>
          </w:p>
        </w:tc>
        <w:tc>
          <w:tcPr>
            <w:tcW w:w="900" w:type="dxa"/>
            <w:tcBorders>
              <w:top w:val="double" w:sz="4" w:space="0" w:color="auto"/>
            </w:tcBorders>
          </w:tcPr>
          <w:p w:rsidR="00537F56" w:rsidRPr="000B2BAB" w:rsidRDefault="00537F56" w:rsidP="000B2BAB">
            <w:pPr>
              <w:keepNext/>
              <w:keepLines/>
              <w:ind w:right="72"/>
              <w:rPr>
                <w:sz w:val="20"/>
              </w:rPr>
            </w:pPr>
            <w:r w:rsidRPr="000B2BAB">
              <w:rPr>
                <w:sz w:val="20"/>
              </w:rPr>
              <w:t>Max. Power</w:t>
            </w:r>
          </w:p>
        </w:tc>
        <w:tc>
          <w:tcPr>
            <w:tcW w:w="1260" w:type="dxa"/>
            <w:tcBorders>
              <w:top w:val="double" w:sz="4" w:space="0" w:color="auto"/>
            </w:tcBorders>
          </w:tcPr>
          <w:p w:rsidR="00537F56" w:rsidRPr="000B2BAB" w:rsidRDefault="00537F56" w:rsidP="000B2BAB">
            <w:pPr>
              <w:keepNext/>
              <w:keepLines/>
              <w:ind w:right="72"/>
              <w:rPr>
                <w:sz w:val="20"/>
              </w:rPr>
            </w:pPr>
            <w:r w:rsidRPr="000B2BAB">
              <w:rPr>
                <w:sz w:val="20"/>
              </w:rPr>
              <w:t>Max. current density</w:t>
            </w:r>
          </w:p>
        </w:tc>
        <w:tc>
          <w:tcPr>
            <w:tcW w:w="1080" w:type="dxa"/>
            <w:tcBorders>
              <w:top w:val="double" w:sz="4" w:space="0" w:color="auto"/>
            </w:tcBorders>
          </w:tcPr>
          <w:p w:rsidR="00537F56" w:rsidRPr="000B2BAB" w:rsidRDefault="00537F56" w:rsidP="000B2BAB">
            <w:pPr>
              <w:keepNext/>
              <w:keepLines/>
              <w:ind w:right="72"/>
              <w:rPr>
                <w:sz w:val="20"/>
              </w:rPr>
            </w:pPr>
            <w:r w:rsidRPr="000B2BAB">
              <w:rPr>
                <w:sz w:val="20"/>
              </w:rPr>
              <w:t>Max. charge density</w:t>
            </w:r>
          </w:p>
        </w:tc>
        <w:tc>
          <w:tcPr>
            <w:tcW w:w="1080" w:type="dxa"/>
            <w:tcBorders>
              <w:top w:val="double" w:sz="4" w:space="0" w:color="auto"/>
            </w:tcBorders>
          </w:tcPr>
          <w:p w:rsidR="00537F56" w:rsidRPr="000B2BAB" w:rsidRDefault="00537F56" w:rsidP="000B2BAB">
            <w:pPr>
              <w:keepNext/>
              <w:keepLines/>
              <w:ind w:right="72"/>
              <w:rPr>
                <w:sz w:val="20"/>
              </w:rPr>
            </w:pPr>
            <w:r w:rsidRPr="000B2BAB">
              <w:rPr>
                <w:sz w:val="20"/>
              </w:rPr>
              <w:t>Time online</w:t>
            </w:r>
          </w:p>
        </w:tc>
      </w:tr>
      <w:tr w:rsidR="00537F56" w:rsidRPr="000B2BAB" w:rsidTr="000B2BAB">
        <w:tc>
          <w:tcPr>
            <w:tcW w:w="990" w:type="dxa"/>
            <w:tcBorders>
              <w:bottom w:val="double" w:sz="4" w:space="0" w:color="auto"/>
            </w:tcBorders>
          </w:tcPr>
          <w:p w:rsidR="00537F56" w:rsidRPr="000B2BAB" w:rsidRDefault="00537F56" w:rsidP="000B2BAB">
            <w:pPr>
              <w:keepNext/>
              <w:keepLines/>
              <w:ind w:right="72"/>
              <w:rPr>
                <w:sz w:val="20"/>
              </w:rPr>
            </w:pPr>
          </w:p>
        </w:tc>
        <w:tc>
          <w:tcPr>
            <w:tcW w:w="1530" w:type="dxa"/>
            <w:tcBorders>
              <w:bottom w:val="double" w:sz="4" w:space="0" w:color="auto"/>
            </w:tcBorders>
          </w:tcPr>
          <w:p w:rsidR="00537F56" w:rsidRPr="000B2BAB" w:rsidRDefault="00537F56" w:rsidP="000B2BAB">
            <w:pPr>
              <w:keepNext/>
              <w:keepLines/>
              <w:ind w:right="72"/>
              <w:rPr>
                <w:sz w:val="20"/>
              </w:rPr>
            </w:pPr>
          </w:p>
        </w:tc>
        <w:tc>
          <w:tcPr>
            <w:tcW w:w="990" w:type="dxa"/>
            <w:tcBorders>
              <w:bottom w:val="double" w:sz="4" w:space="0" w:color="auto"/>
            </w:tcBorders>
          </w:tcPr>
          <w:p w:rsidR="00537F56" w:rsidRPr="000B2BAB" w:rsidRDefault="00537F56" w:rsidP="000B2BAB">
            <w:pPr>
              <w:keepNext/>
              <w:keepLines/>
              <w:ind w:right="72"/>
              <w:rPr>
                <w:sz w:val="20"/>
              </w:rPr>
            </w:pPr>
            <w:r w:rsidRPr="000B2BAB">
              <w:rPr>
                <w:sz w:val="20"/>
              </w:rPr>
              <w:t>[dpa]</w:t>
            </w:r>
          </w:p>
        </w:tc>
        <w:tc>
          <w:tcPr>
            <w:tcW w:w="1170" w:type="dxa"/>
            <w:tcBorders>
              <w:bottom w:val="double" w:sz="4" w:space="0" w:color="auto"/>
            </w:tcBorders>
          </w:tcPr>
          <w:p w:rsidR="00537F56" w:rsidRPr="000B2BAB" w:rsidRDefault="00537F56" w:rsidP="000B2BAB">
            <w:pPr>
              <w:keepNext/>
              <w:keepLines/>
              <w:ind w:right="72"/>
              <w:rPr>
                <w:sz w:val="20"/>
              </w:rPr>
            </w:pPr>
            <w:r w:rsidRPr="000B2BAB">
              <w:rPr>
                <w:sz w:val="20"/>
              </w:rPr>
              <w:t>[MW.hr]</w:t>
            </w:r>
          </w:p>
        </w:tc>
        <w:tc>
          <w:tcPr>
            <w:tcW w:w="900" w:type="dxa"/>
            <w:tcBorders>
              <w:bottom w:val="double" w:sz="4" w:space="0" w:color="auto"/>
            </w:tcBorders>
          </w:tcPr>
          <w:p w:rsidR="00537F56" w:rsidRPr="000B2BAB" w:rsidRDefault="00537F56" w:rsidP="000B2BAB">
            <w:pPr>
              <w:keepNext/>
              <w:keepLines/>
              <w:ind w:right="72"/>
              <w:rPr>
                <w:sz w:val="20"/>
              </w:rPr>
            </w:pPr>
            <w:r w:rsidRPr="000B2BAB">
              <w:rPr>
                <w:sz w:val="20"/>
              </w:rPr>
              <w:t>[MW]</w:t>
            </w:r>
          </w:p>
        </w:tc>
        <w:tc>
          <w:tcPr>
            <w:tcW w:w="1260" w:type="dxa"/>
            <w:tcBorders>
              <w:bottom w:val="double" w:sz="4" w:space="0" w:color="auto"/>
            </w:tcBorders>
          </w:tcPr>
          <w:p w:rsidR="00537F56" w:rsidRPr="000B2BAB" w:rsidRDefault="00537F56" w:rsidP="000B2BAB">
            <w:pPr>
              <w:keepNext/>
              <w:keepLines/>
              <w:ind w:right="72"/>
              <w:rPr>
                <w:sz w:val="20"/>
              </w:rPr>
            </w:pPr>
            <w:r w:rsidRPr="000B2BAB">
              <w:rPr>
                <w:sz w:val="20"/>
              </w:rPr>
              <w:t>[</w:t>
            </w:r>
            <w:r w:rsidRPr="000B2BAB">
              <w:rPr>
                <w:rFonts w:ascii="Symbol" w:hAnsi="Symbol"/>
                <w:sz w:val="20"/>
              </w:rPr>
              <w:t></w:t>
            </w:r>
            <w:r w:rsidRPr="000B2BAB">
              <w:rPr>
                <w:sz w:val="20"/>
              </w:rPr>
              <w:t>A/cm</w:t>
            </w:r>
            <w:r w:rsidRPr="000B2BAB">
              <w:rPr>
                <w:sz w:val="20"/>
                <w:vertAlign w:val="superscript"/>
              </w:rPr>
              <w:t>-2</w:t>
            </w:r>
            <w:r w:rsidRPr="000B2BAB">
              <w:rPr>
                <w:sz w:val="20"/>
              </w:rPr>
              <w:t>]</w:t>
            </w:r>
          </w:p>
        </w:tc>
        <w:tc>
          <w:tcPr>
            <w:tcW w:w="1080" w:type="dxa"/>
            <w:tcBorders>
              <w:bottom w:val="double" w:sz="4" w:space="0" w:color="auto"/>
            </w:tcBorders>
          </w:tcPr>
          <w:p w:rsidR="00537F56" w:rsidRPr="000B2BAB" w:rsidRDefault="00537F56" w:rsidP="000B2BAB">
            <w:pPr>
              <w:keepNext/>
              <w:keepLines/>
              <w:ind w:right="72"/>
              <w:rPr>
                <w:sz w:val="20"/>
              </w:rPr>
            </w:pPr>
            <w:r w:rsidRPr="000B2BAB">
              <w:rPr>
                <w:sz w:val="20"/>
              </w:rPr>
              <w:t>[C.cm</w:t>
            </w:r>
            <w:r w:rsidRPr="000B2BAB">
              <w:rPr>
                <w:sz w:val="20"/>
                <w:vertAlign w:val="superscript"/>
              </w:rPr>
              <w:t>-2</w:t>
            </w:r>
            <w:r w:rsidRPr="000B2BAB">
              <w:rPr>
                <w:sz w:val="20"/>
              </w:rPr>
              <w:t>]</w:t>
            </w:r>
          </w:p>
        </w:tc>
        <w:tc>
          <w:tcPr>
            <w:tcW w:w="1080" w:type="dxa"/>
            <w:tcBorders>
              <w:bottom w:val="double" w:sz="4" w:space="0" w:color="auto"/>
            </w:tcBorders>
          </w:tcPr>
          <w:p w:rsidR="00537F56" w:rsidRPr="000B2BAB" w:rsidRDefault="00537F56" w:rsidP="000B2BAB">
            <w:pPr>
              <w:keepNext/>
              <w:keepLines/>
              <w:ind w:right="72"/>
              <w:rPr>
                <w:sz w:val="20"/>
              </w:rPr>
            </w:pPr>
            <w:r w:rsidRPr="000B2BAB">
              <w:rPr>
                <w:sz w:val="20"/>
              </w:rPr>
              <w:t>[weeks]</w:t>
            </w:r>
          </w:p>
        </w:tc>
      </w:tr>
      <w:tr w:rsidR="00537F56" w:rsidRPr="000B2BAB" w:rsidTr="000B2BAB">
        <w:tc>
          <w:tcPr>
            <w:tcW w:w="990" w:type="dxa"/>
            <w:vMerge w:val="restart"/>
            <w:tcBorders>
              <w:top w:val="double" w:sz="4" w:space="0" w:color="auto"/>
            </w:tcBorders>
          </w:tcPr>
          <w:p w:rsidR="00537F56" w:rsidRPr="000B2BAB" w:rsidRDefault="00537F56" w:rsidP="000B2BAB">
            <w:pPr>
              <w:keepNext/>
              <w:keepLines/>
              <w:ind w:right="72"/>
              <w:rPr>
                <w:sz w:val="20"/>
              </w:rPr>
            </w:pPr>
            <w:r w:rsidRPr="000B2BAB">
              <w:rPr>
                <w:sz w:val="20"/>
              </w:rPr>
              <w:t>SINQ</w:t>
            </w:r>
          </w:p>
        </w:tc>
        <w:tc>
          <w:tcPr>
            <w:tcW w:w="1530" w:type="dxa"/>
            <w:tcBorders>
              <w:top w:val="double" w:sz="4" w:space="0" w:color="auto"/>
            </w:tcBorders>
          </w:tcPr>
          <w:p w:rsidR="00537F56" w:rsidRPr="000B2BAB" w:rsidRDefault="00537F56" w:rsidP="000B2BAB">
            <w:pPr>
              <w:keepNext/>
              <w:keepLines/>
              <w:ind w:right="72"/>
              <w:rPr>
                <w:sz w:val="20"/>
              </w:rPr>
            </w:pPr>
            <w:r w:rsidRPr="000B2BAB">
              <w:rPr>
                <w:sz w:val="20"/>
              </w:rPr>
              <w:t xml:space="preserve">Cannelloni </w:t>
            </w:r>
          </w:p>
        </w:tc>
        <w:tc>
          <w:tcPr>
            <w:tcW w:w="990" w:type="dxa"/>
            <w:tcBorders>
              <w:top w:val="double" w:sz="4" w:space="0" w:color="auto"/>
            </w:tcBorders>
          </w:tcPr>
          <w:p w:rsidR="00537F56" w:rsidRPr="000B2BAB" w:rsidRDefault="00537F56" w:rsidP="000B2BAB">
            <w:pPr>
              <w:keepNext/>
              <w:keepLines/>
              <w:ind w:right="72"/>
              <w:rPr>
                <w:sz w:val="20"/>
              </w:rPr>
            </w:pPr>
            <w:r w:rsidRPr="000B2BAB">
              <w:rPr>
                <w:sz w:val="20"/>
              </w:rPr>
              <w:t>25</w:t>
            </w:r>
          </w:p>
        </w:tc>
        <w:tc>
          <w:tcPr>
            <w:tcW w:w="1170" w:type="dxa"/>
            <w:tcBorders>
              <w:top w:val="double" w:sz="4" w:space="0" w:color="auto"/>
            </w:tcBorders>
          </w:tcPr>
          <w:p w:rsidR="00537F56" w:rsidRPr="000B2BAB" w:rsidRDefault="00537F56" w:rsidP="000B2BAB">
            <w:pPr>
              <w:keepNext/>
              <w:keepLines/>
              <w:ind w:right="72"/>
              <w:rPr>
                <w:sz w:val="20"/>
              </w:rPr>
            </w:pPr>
            <w:r w:rsidRPr="000B2BAB">
              <w:rPr>
                <w:sz w:val="20"/>
              </w:rPr>
              <w:t>6840</w:t>
            </w:r>
          </w:p>
        </w:tc>
        <w:tc>
          <w:tcPr>
            <w:tcW w:w="900" w:type="dxa"/>
            <w:tcBorders>
              <w:top w:val="double" w:sz="4" w:space="0" w:color="auto"/>
            </w:tcBorders>
          </w:tcPr>
          <w:p w:rsidR="00537F56" w:rsidRPr="000B2BAB" w:rsidRDefault="00537F56" w:rsidP="000B2BAB">
            <w:pPr>
              <w:keepNext/>
              <w:keepLines/>
              <w:ind w:right="72"/>
              <w:rPr>
                <w:sz w:val="20"/>
              </w:rPr>
            </w:pPr>
            <w:r w:rsidRPr="000B2BAB">
              <w:rPr>
                <w:sz w:val="20"/>
              </w:rPr>
              <w:t>0.86</w:t>
            </w:r>
          </w:p>
        </w:tc>
        <w:tc>
          <w:tcPr>
            <w:tcW w:w="1260" w:type="dxa"/>
            <w:tcBorders>
              <w:top w:val="double" w:sz="4" w:space="0" w:color="auto"/>
            </w:tcBorders>
          </w:tcPr>
          <w:p w:rsidR="00537F56" w:rsidRPr="000B2BAB" w:rsidRDefault="00537F56" w:rsidP="000B2BAB">
            <w:pPr>
              <w:keepNext/>
              <w:keepLines/>
              <w:ind w:right="72"/>
              <w:rPr>
                <w:sz w:val="20"/>
              </w:rPr>
            </w:pPr>
            <w:r w:rsidRPr="000B2BAB">
              <w:rPr>
                <w:sz w:val="20"/>
              </w:rPr>
              <w:t>31.4</w:t>
            </w:r>
          </w:p>
        </w:tc>
        <w:tc>
          <w:tcPr>
            <w:tcW w:w="1080" w:type="dxa"/>
            <w:tcBorders>
              <w:top w:val="double" w:sz="4" w:space="0" w:color="auto"/>
            </w:tcBorders>
          </w:tcPr>
          <w:p w:rsidR="00537F56" w:rsidRPr="000B2BAB" w:rsidRDefault="00537F56" w:rsidP="000B2BAB">
            <w:pPr>
              <w:keepNext/>
              <w:keepLines/>
              <w:ind w:right="72"/>
              <w:rPr>
                <w:sz w:val="20"/>
              </w:rPr>
            </w:pPr>
            <w:r w:rsidRPr="000B2BAB">
              <w:rPr>
                <w:sz w:val="20"/>
              </w:rPr>
              <w:t>900</w:t>
            </w:r>
          </w:p>
        </w:tc>
        <w:tc>
          <w:tcPr>
            <w:tcW w:w="1080" w:type="dxa"/>
            <w:tcBorders>
              <w:top w:val="double" w:sz="4" w:space="0" w:color="auto"/>
            </w:tcBorders>
          </w:tcPr>
          <w:p w:rsidR="00537F56" w:rsidRPr="000B2BAB" w:rsidRDefault="00537F56" w:rsidP="000B2BAB">
            <w:pPr>
              <w:keepNext/>
              <w:keepLines/>
              <w:ind w:right="72"/>
              <w:rPr>
                <w:sz w:val="20"/>
              </w:rPr>
            </w:pPr>
            <w:r w:rsidRPr="000B2BAB">
              <w:rPr>
                <w:sz w:val="20"/>
              </w:rPr>
              <w:t>104</w:t>
            </w:r>
          </w:p>
        </w:tc>
      </w:tr>
      <w:tr w:rsidR="00537F56" w:rsidRPr="000B2BAB" w:rsidTr="000B2BAB">
        <w:tc>
          <w:tcPr>
            <w:tcW w:w="990" w:type="dxa"/>
            <w:vMerge/>
          </w:tcPr>
          <w:p w:rsidR="00537F56" w:rsidRPr="000B2BAB" w:rsidRDefault="00537F56" w:rsidP="000B2BAB">
            <w:pPr>
              <w:keepNext/>
              <w:keepLines/>
              <w:ind w:right="72"/>
              <w:rPr>
                <w:sz w:val="20"/>
              </w:rPr>
            </w:pPr>
          </w:p>
        </w:tc>
        <w:tc>
          <w:tcPr>
            <w:tcW w:w="1530" w:type="dxa"/>
          </w:tcPr>
          <w:p w:rsidR="00537F56" w:rsidRPr="000B2BAB" w:rsidRDefault="00537F56" w:rsidP="000B2BAB">
            <w:pPr>
              <w:keepNext/>
              <w:keepLines/>
              <w:ind w:right="72"/>
              <w:rPr>
                <w:sz w:val="20"/>
              </w:rPr>
            </w:pPr>
            <w:r w:rsidRPr="000B2BAB">
              <w:rPr>
                <w:sz w:val="20"/>
              </w:rPr>
              <w:t>MEGAPIE (p)</w:t>
            </w:r>
          </w:p>
        </w:tc>
        <w:tc>
          <w:tcPr>
            <w:tcW w:w="990" w:type="dxa"/>
          </w:tcPr>
          <w:p w:rsidR="00537F56" w:rsidRPr="000B2BAB" w:rsidRDefault="00537F56" w:rsidP="000B2BAB">
            <w:pPr>
              <w:keepNext/>
              <w:keepLines/>
              <w:ind w:right="72"/>
              <w:rPr>
                <w:sz w:val="20"/>
              </w:rPr>
            </w:pPr>
            <w:r w:rsidRPr="000B2BAB">
              <w:rPr>
                <w:sz w:val="20"/>
              </w:rPr>
              <w:t>6</w:t>
            </w:r>
          </w:p>
        </w:tc>
        <w:tc>
          <w:tcPr>
            <w:tcW w:w="1170" w:type="dxa"/>
          </w:tcPr>
          <w:p w:rsidR="00537F56" w:rsidRPr="000B2BAB" w:rsidRDefault="00537F56" w:rsidP="000B2BAB">
            <w:pPr>
              <w:keepNext/>
              <w:keepLines/>
              <w:ind w:right="72"/>
              <w:rPr>
                <w:sz w:val="20"/>
              </w:rPr>
            </w:pPr>
            <w:r w:rsidRPr="000B2BAB">
              <w:rPr>
                <w:sz w:val="20"/>
              </w:rPr>
              <w:t>1368</w:t>
            </w:r>
          </w:p>
        </w:tc>
        <w:tc>
          <w:tcPr>
            <w:tcW w:w="900" w:type="dxa"/>
          </w:tcPr>
          <w:p w:rsidR="00537F56" w:rsidRPr="000B2BAB" w:rsidRDefault="00537F56" w:rsidP="000B2BAB">
            <w:pPr>
              <w:keepNext/>
              <w:keepLines/>
              <w:ind w:right="72"/>
              <w:rPr>
                <w:sz w:val="20"/>
              </w:rPr>
            </w:pPr>
            <w:r w:rsidRPr="000B2BAB">
              <w:rPr>
                <w:sz w:val="20"/>
              </w:rPr>
              <w:t>0.72</w:t>
            </w:r>
          </w:p>
        </w:tc>
        <w:tc>
          <w:tcPr>
            <w:tcW w:w="1260" w:type="dxa"/>
          </w:tcPr>
          <w:p w:rsidR="00537F56" w:rsidRPr="000B2BAB" w:rsidRDefault="00537F56" w:rsidP="000B2BAB">
            <w:pPr>
              <w:keepNext/>
              <w:keepLines/>
              <w:ind w:right="72"/>
              <w:rPr>
                <w:sz w:val="20"/>
              </w:rPr>
            </w:pPr>
            <w:r w:rsidRPr="000B2BAB">
              <w:rPr>
                <w:sz w:val="20"/>
              </w:rPr>
              <w:t>31.4</w:t>
            </w:r>
          </w:p>
        </w:tc>
        <w:tc>
          <w:tcPr>
            <w:tcW w:w="1080" w:type="dxa"/>
          </w:tcPr>
          <w:p w:rsidR="00537F56" w:rsidRPr="000B2BAB" w:rsidRDefault="00537F56" w:rsidP="000B2BAB">
            <w:pPr>
              <w:keepNext/>
              <w:keepLines/>
              <w:ind w:right="72"/>
              <w:rPr>
                <w:sz w:val="20"/>
              </w:rPr>
            </w:pPr>
            <w:r w:rsidRPr="000B2BAB">
              <w:rPr>
                <w:sz w:val="20"/>
              </w:rPr>
              <w:t>214</w:t>
            </w:r>
          </w:p>
        </w:tc>
        <w:tc>
          <w:tcPr>
            <w:tcW w:w="1080" w:type="dxa"/>
          </w:tcPr>
          <w:p w:rsidR="00537F56" w:rsidRPr="000B2BAB" w:rsidRDefault="00537F56" w:rsidP="000B2BAB">
            <w:pPr>
              <w:keepNext/>
              <w:keepLines/>
              <w:ind w:right="72"/>
              <w:rPr>
                <w:sz w:val="20"/>
              </w:rPr>
            </w:pPr>
            <w:r w:rsidRPr="000B2BAB">
              <w:rPr>
                <w:sz w:val="20"/>
              </w:rPr>
              <w:t>20</w:t>
            </w:r>
          </w:p>
        </w:tc>
      </w:tr>
      <w:tr w:rsidR="00537F56" w:rsidRPr="000B2BAB" w:rsidTr="000B2BAB">
        <w:tc>
          <w:tcPr>
            <w:tcW w:w="990" w:type="dxa"/>
            <w:vMerge/>
            <w:tcBorders>
              <w:bottom w:val="single" w:sz="2" w:space="0" w:color="000000"/>
            </w:tcBorders>
          </w:tcPr>
          <w:p w:rsidR="00537F56" w:rsidRPr="000B2BAB" w:rsidRDefault="00537F56" w:rsidP="000B2BAB">
            <w:pPr>
              <w:keepNext/>
              <w:keepLines/>
              <w:ind w:right="72"/>
              <w:rPr>
                <w:sz w:val="20"/>
              </w:rPr>
            </w:pPr>
          </w:p>
        </w:tc>
        <w:tc>
          <w:tcPr>
            <w:tcW w:w="1530" w:type="dxa"/>
            <w:tcBorders>
              <w:bottom w:val="single" w:sz="2" w:space="0" w:color="000000"/>
            </w:tcBorders>
          </w:tcPr>
          <w:p w:rsidR="00537F56" w:rsidRPr="000B2BAB" w:rsidRDefault="00537F56" w:rsidP="000B2BAB">
            <w:pPr>
              <w:keepNext/>
              <w:keepLines/>
              <w:ind w:right="72"/>
              <w:rPr>
                <w:sz w:val="20"/>
              </w:rPr>
            </w:pPr>
            <w:r w:rsidRPr="000B2BAB">
              <w:rPr>
                <w:sz w:val="20"/>
              </w:rPr>
              <w:t>MEGAPIE</w:t>
            </w:r>
          </w:p>
        </w:tc>
        <w:tc>
          <w:tcPr>
            <w:tcW w:w="990" w:type="dxa"/>
            <w:tcBorders>
              <w:bottom w:val="single" w:sz="2" w:space="0" w:color="000000"/>
            </w:tcBorders>
          </w:tcPr>
          <w:p w:rsidR="00537F56" w:rsidRPr="000B2BAB" w:rsidRDefault="00537F56" w:rsidP="000B2BAB">
            <w:pPr>
              <w:keepNext/>
              <w:keepLines/>
              <w:ind w:right="72"/>
              <w:rPr>
                <w:sz w:val="20"/>
              </w:rPr>
            </w:pPr>
            <w:r w:rsidRPr="000B2BAB">
              <w:rPr>
                <w:sz w:val="20"/>
              </w:rPr>
              <w:t>6.8</w:t>
            </w:r>
          </w:p>
        </w:tc>
        <w:tc>
          <w:tcPr>
            <w:tcW w:w="1170" w:type="dxa"/>
            <w:tcBorders>
              <w:bottom w:val="single" w:sz="2" w:space="0" w:color="000000"/>
            </w:tcBorders>
          </w:tcPr>
          <w:p w:rsidR="00537F56" w:rsidRPr="000B2BAB" w:rsidRDefault="00537F56" w:rsidP="000B2BAB">
            <w:pPr>
              <w:keepNext/>
              <w:keepLines/>
              <w:ind w:right="72"/>
              <w:rPr>
                <w:sz w:val="20"/>
              </w:rPr>
            </w:pPr>
            <w:r w:rsidRPr="000B2BAB">
              <w:rPr>
                <w:sz w:val="20"/>
              </w:rPr>
              <w:t>1678</w:t>
            </w:r>
          </w:p>
        </w:tc>
        <w:tc>
          <w:tcPr>
            <w:tcW w:w="900" w:type="dxa"/>
            <w:tcBorders>
              <w:bottom w:val="single" w:sz="2" w:space="0" w:color="000000"/>
            </w:tcBorders>
          </w:tcPr>
          <w:p w:rsidR="00537F56" w:rsidRPr="000B2BAB" w:rsidRDefault="00537F56" w:rsidP="000B2BAB">
            <w:pPr>
              <w:keepNext/>
              <w:keepLines/>
              <w:ind w:right="72"/>
              <w:rPr>
                <w:sz w:val="20"/>
              </w:rPr>
            </w:pPr>
            <w:r w:rsidRPr="000B2BAB">
              <w:rPr>
                <w:sz w:val="20"/>
              </w:rPr>
              <w:t>0.78</w:t>
            </w:r>
          </w:p>
        </w:tc>
        <w:tc>
          <w:tcPr>
            <w:tcW w:w="1260" w:type="dxa"/>
            <w:tcBorders>
              <w:bottom w:val="single" w:sz="2" w:space="0" w:color="000000"/>
            </w:tcBorders>
          </w:tcPr>
          <w:p w:rsidR="00537F56" w:rsidRPr="000B2BAB" w:rsidRDefault="00537F56" w:rsidP="000B2BAB">
            <w:pPr>
              <w:keepNext/>
              <w:keepLines/>
              <w:ind w:right="72"/>
              <w:rPr>
                <w:sz w:val="20"/>
              </w:rPr>
            </w:pPr>
            <w:r w:rsidRPr="000B2BAB">
              <w:rPr>
                <w:sz w:val="20"/>
              </w:rPr>
              <w:t>31.4</w:t>
            </w:r>
          </w:p>
        </w:tc>
        <w:tc>
          <w:tcPr>
            <w:tcW w:w="1080" w:type="dxa"/>
            <w:tcBorders>
              <w:bottom w:val="single" w:sz="2" w:space="0" w:color="000000"/>
            </w:tcBorders>
          </w:tcPr>
          <w:p w:rsidR="00537F56" w:rsidRPr="000B2BAB" w:rsidRDefault="00537F56" w:rsidP="000B2BAB">
            <w:pPr>
              <w:keepNext/>
              <w:keepLines/>
              <w:ind w:right="72"/>
              <w:rPr>
                <w:sz w:val="20"/>
              </w:rPr>
            </w:pPr>
            <w:r w:rsidRPr="000B2BAB">
              <w:rPr>
                <w:sz w:val="20"/>
              </w:rPr>
              <w:t>243</w:t>
            </w:r>
          </w:p>
        </w:tc>
        <w:tc>
          <w:tcPr>
            <w:tcW w:w="1080" w:type="dxa"/>
            <w:tcBorders>
              <w:bottom w:val="single" w:sz="2" w:space="0" w:color="000000"/>
            </w:tcBorders>
          </w:tcPr>
          <w:p w:rsidR="00537F56" w:rsidRPr="000B2BAB" w:rsidRDefault="00537F56" w:rsidP="000B2BAB">
            <w:pPr>
              <w:keepNext/>
              <w:keepLines/>
              <w:ind w:right="72"/>
              <w:rPr>
                <w:sz w:val="20"/>
              </w:rPr>
            </w:pPr>
            <w:r w:rsidRPr="000B2BAB">
              <w:rPr>
                <w:sz w:val="20"/>
              </w:rPr>
              <w:t>18</w:t>
            </w:r>
          </w:p>
        </w:tc>
      </w:tr>
      <w:tr w:rsidR="00537F56" w:rsidRPr="000B2BAB" w:rsidTr="000B2BAB">
        <w:tc>
          <w:tcPr>
            <w:tcW w:w="990" w:type="dxa"/>
            <w:vMerge w:val="restart"/>
            <w:tcBorders>
              <w:top w:val="single" w:sz="2" w:space="0" w:color="000000"/>
            </w:tcBorders>
          </w:tcPr>
          <w:p w:rsidR="00537F56" w:rsidRPr="000B2BAB" w:rsidRDefault="00537F56" w:rsidP="000B2BAB">
            <w:pPr>
              <w:keepNext/>
              <w:keepLines/>
              <w:ind w:right="72"/>
              <w:rPr>
                <w:sz w:val="20"/>
              </w:rPr>
            </w:pPr>
            <w:r w:rsidRPr="000B2BAB">
              <w:rPr>
                <w:sz w:val="20"/>
              </w:rPr>
              <w:t>SNS</w:t>
            </w:r>
          </w:p>
        </w:tc>
        <w:tc>
          <w:tcPr>
            <w:tcW w:w="1530" w:type="dxa"/>
            <w:tcBorders>
              <w:top w:val="single" w:sz="2" w:space="0" w:color="000000"/>
            </w:tcBorders>
          </w:tcPr>
          <w:p w:rsidR="00537F56" w:rsidRPr="000B2BAB" w:rsidRDefault="00537F56" w:rsidP="000B2BAB">
            <w:pPr>
              <w:keepNext/>
              <w:keepLines/>
              <w:ind w:right="72"/>
              <w:rPr>
                <w:sz w:val="20"/>
              </w:rPr>
            </w:pPr>
            <w:r w:rsidRPr="000B2BAB">
              <w:rPr>
                <w:sz w:val="20"/>
              </w:rPr>
              <w:t>Hg (p)</w:t>
            </w:r>
          </w:p>
        </w:tc>
        <w:tc>
          <w:tcPr>
            <w:tcW w:w="990" w:type="dxa"/>
            <w:tcBorders>
              <w:top w:val="single" w:sz="2" w:space="0" w:color="000000"/>
            </w:tcBorders>
          </w:tcPr>
          <w:p w:rsidR="00537F56" w:rsidRPr="000B2BAB" w:rsidRDefault="00537F56" w:rsidP="000B2BAB">
            <w:pPr>
              <w:keepNext/>
              <w:keepLines/>
              <w:ind w:right="72"/>
              <w:rPr>
                <w:sz w:val="20"/>
              </w:rPr>
            </w:pPr>
            <w:r w:rsidRPr="000B2BAB">
              <w:rPr>
                <w:sz w:val="20"/>
              </w:rPr>
              <w:t>10</w:t>
            </w:r>
          </w:p>
        </w:tc>
        <w:tc>
          <w:tcPr>
            <w:tcW w:w="1170" w:type="dxa"/>
            <w:tcBorders>
              <w:top w:val="single" w:sz="2" w:space="0" w:color="000000"/>
            </w:tcBorders>
          </w:tcPr>
          <w:p w:rsidR="00537F56" w:rsidRPr="000B2BAB" w:rsidRDefault="00537F56" w:rsidP="000B2BAB">
            <w:pPr>
              <w:keepNext/>
              <w:keepLines/>
              <w:ind w:right="72"/>
              <w:rPr>
                <w:sz w:val="20"/>
              </w:rPr>
            </w:pPr>
            <w:r w:rsidRPr="000B2BAB">
              <w:rPr>
                <w:sz w:val="20"/>
              </w:rPr>
              <w:t>5000</w:t>
            </w:r>
          </w:p>
        </w:tc>
        <w:tc>
          <w:tcPr>
            <w:tcW w:w="900" w:type="dxa"/>
            <w:tcBorders>
              <w:top w:val="single" w:sz="2" w:space="0" w:color="000000"/>
            </w:tcBorders>
          </w:tcPr>
          <w:p w:rsidR="00537F56" w:rsidRPr="000B2BAB" w:rsidRDefault="00537F56" w:rsidP="000B2BAB">
            <w:pPr>
              <w:keepNext/>
              <w:keepLines/>
              <w:ind w:right="72"/>
              <w:rPr>
                <w:sz w:val="20"/>
              </w:rPr>
            </w:pPr>
            <w:r w:rsidRPr="000B2BAB">
              <w:rPr>
                <w:sz w:val="20"/>
              </w:rPr>
              <w:t>1.0</w:t>
            </w:r>
          </w:p>
        </w:tc>
        <w:tc>
          <w:tcPr>
            <w:tcW w:w="1260" w:type="dxa"/>
            <w:tcBorders>
              <w:top w:val="single" w:sz="2" w:space="0" w:color="000000"/>
            </w:tcBorders>
          </w:tcPr>
          <w:p w:rsidR="00537F56" w:rsidRPr="000B2BAB" w:rsidRDefault="00537F56" w:rsidP="000B2BAB">
            <w:pPr>
              <w:keepNext/>
              <w:keepLines/>
              <w:ind w:right="72"/>
              <w:rPr>
                <w:sz w:val="20"/>
              </w:rPr>
            </w:pPr>
            <w:r w:rsidRPr="000B2BAB">
              <w:rPr>
                <w:sz w:val="20"/>
              </w:rPr>
              <w:t>12.5</w:t>
            </w:r>
          </w:p>
        </w:tc>
        <w:tc>
          <w:tcPr>
            <w:tcW w:w="1080" w:type="dxa"/>
            <w:tcBorders>
              <w:top w:val="single" w:sz="2" w:space="0" w:color="000000"/>
            </w:tcBorders>
          </w:tcPr>
          <w:p w:rsidR="00537F56" w:rsidRPr="000B2BAB" w:rsidRDefault="00537F56" w:rsidP="000B2BAB">
            <w:pPr>
              <w:keepNext/>
              <w:keepLines/>
              <w:ind w:right="72"/>
              <w:rPr>
                <w:sz w:val="20"/>
              </w:rPr>
            </w:pPr>
            <w:r w:rsidRPr="000B2BAB">
              <w:rPr>
                <w:sz w:val="20"/>
              </w:rPr>
              <w:t>225</w:t>
            </w:r>
          </w:p>
        </w:tc>
        <w:tc>
          <w:tcPr>
            <w:tcW w:w="1080" w:type="dxa"/>
            <w:tcBorders>
              <w:top w:val="single" w:sz="2" w:space="0" w:color="000000"/>
            </w:tcBorders>
          </w:tcPr>
          <w:p w:rsidR="00537F56" w:rsidRPr="000B2BAB" w:rsidRDefault="00537F56" w:rsidP="000B2BAB">
            <w:pPr>
              <w:keepNext/>
              <w:keepLines/>
              <w:ind w:right="72"/>
              <w:rPr>
                <w:sz w:val="20"/>
              </w:rPr>
            </w:pPr>
            <w:r w:rsidRPr="000B2BAB">
              <w:rPr>
                <w:sz w:val="20"/>
              </w:rPr>
              <w:t>52</w:t>
            </w:r>
          </w:p>
        </w:tc>
      </w:tr>
      <w:tr w:rsidR="00537F56" w:rsidRPr="000B2BAB" w:rsidTr="000B2BAB">
        <w:tc>
          <w:tcPr>
            <w:tcW w:w="990" w:type="dxa"/>
            <w:vMerge/>
          </w:tcPr>
          <w:p w:rsidR="00537F56" w:rsidRPr="000B2BAB" w:rsidRDefault="00537F56" w:rsidP="000B2BAB">
            <w:pPr>
              <w:keepNext/>
              <w:keepLines/>
              <w:ind w:right="72"/>
              <w:rPr>
                <w:sz w:val="20"/>
              </w:rPr>
            </w:pPr>
          </w:p>
        </w:tc>
        <w:tc>
          <w:tcPr>
            <w:tcW w:w="1530" w:type="dxa"/>
          </w:tcPr>
          <w:p w:rsidR="00537F56" w:rsidRPr="000B2BAB" w:rsidRDefault="00537F56" w:rsidP="000B2BAB">
            <w:pPr>
              <w:keepNext/>
              <w:keepLines/>
              <w:ind w:right="72"/>
              <w:rPr>
                <w:sz w:val="20"/>
              </w:rPr>
            </w:pPr>
            <w:r w:rsidRPr="000B2BAB">
              <w:rPr>
                <w:sz w:val="20"/>
              </w:rPr>
              <w:t xml:space="preserve">Hg Target 1 </w:t>
            </w:r>
          </w:p>
        </w:tc>
        <w:tc>
          <w:tcPr>
            <w:tcW w:w="990" w:type="dxa"/>
          </w:tcPr>
          <w:p w:rsidR="00537F56" w:rsidRPr="000B2BAB" w:rsidRDefault="00537F56" w:rsidP="000B2BAB">
            <w:pPr>
              <w:keepNext/>
              <w:keepLines/>
              <w:ind w:right="72"/>
              <w:rPr>
                <w:sz w:val="20"/>
              </w:rPr>
            </w:pPr>
            <w:r w:rsidRPr="000B2BAB">
              <w:rPr>
                <w:sz w:val="20"/>
              </w:rPr>
              <w:t>7.5</w:t>
            </w:r>
          </w:p>
        </w:tc>
        <w:tc>
          <w:tcPr>
            <w:tcW w:w="1170" w:type="dxa"/>
          </w:tcPr>
          <w:p w:rsidR="00537F56" w:rsidRPr="000B2BAB" w:rsidRDefault="00537F56" w:rsidP="000B2BAB">
            <w:pPr>
              <w:keepNext/>
              <w:keepLines/>
              <w:ind w:right="72"/>
              <w:rPr>
                <w:sz w:val="20"/>
              </w:rPr>
            </w:pPr>
            <w:r w:rsidRPr="000B2BAB">
              <w:rPr>
                <w:sz w:val="20"/>
              </w:rPr>
              <w:t>3055</w:t>
            </w:r>
          </w:p>
        </w:tc>
        <w:tc>
          <w:tcPr>
            <w:tcW w:w="900" w:type="dxa"/>
          </w:tcPr>
          <w:p w:rsidR="00537F56" w:rsidRPr="000B2BAB" w:rsidRDefault="00537F56" w:rsidP="000B2BAB">
            <w:pPr>
              <w:keepNext/>
              <w:keepLines/>
              <w:ind w:right="72"/>
              <w:rPr>
                <w:sz w:val="20"/>
              </w:rPr>
            </w:pPr>
            <w:r w:rsidRPr="000B2BAB">
              <w:rPr>
                <w:sz w:val="20"/>
              </w:rPr>
              <w:t>0.85</w:t>
            </w:r>
          </w:p>
        </w:tc>
        <w:tc>
          <w:tcPr>
            <w:tcW w:w="1260" w:type="dxa"/>
          </w:tcPr>
          <w:p w:rsidR="00537F56" w:rsidRPr="000B2BAB" w:rsidRDefault="00537F56" w:rsidP="000B2BAB">
            <w:pPr>
              <w:keepNext/>
              <w:keepLines/>
              <w:ind w:right="72"/>
              <w:rPr>
                <w:sz w:val="20"/>
              </w:rPr>
            </w:pPr>
            <w:r w:rsidRPr="000B2BAB">
              <w:rPr>
                <w:sz w:val="20"/>
              </w:rPr>
              <w:t>12.5</w:t>
            </w:r>
          </w:p>
        </w:tc>
        <w:tc>
          <w:tcPr>
            <w:tcW w:w="1080" w:type="dxa"/>
          </w:tcPr>
          <w:p w:rsidR="00537F56" w:rsidRPr="000B2BAB" w:rsidRDefault="00537F56" w:rsidP="000B2BAB">
            <w:pPr>
              <w:keepNext/>
              <w:keepLines/>
              <w:ind w:right="72"/>
              <w:rPr>
                <w:sz w:val="20"/>
              </w:rPr>
            </w:pPr>
            <w:r w:rsidRPr="000B2BAB">
              <w:rPr>
                <w:sz w:val="20"/>
              </w:rPr>
              <w:t>162</w:t>
            </w:r>
          </w:p>
        </w:tc>
        <w:tc>
          <w:tcPr>
            <w:tcW w:w="1080" w:type="dxa"/>
          </w:tcPr>
          <w:p w:rsidR="00537F56" w:rsidRPr="000B2BAB" w:rsidRDefault="00537F56" w:rsidP="000B2BAB">
            <w:pPr>
              <w:keepNext/>
              <w:keepLines/>
              <w:ind w:right="72"/>
              <w:rPr>
                <w:sz w:val="20"/>
              </w:rPr>
            </w:pPr>
            <w:r w:rsidRPr="000B2BAB">
              <w:rPr>
                <w:sz w:val="20"/>
              </w:rPr>
              <w:t>144</w:t>
            </w:r>
          </w:p>
        </w:tc>
      </w:tr>
      <w:tr w:rsidR="00537F56" w:rsidRPr="000B2BAB" w:rsidTr="000B2BAB">
        <w:tc>
          <w:tcPr>
            <w:tcW w:w="990" w:type="dxa"/>
            <w:vMerge/>
          </w:tcPr>
          <w:p w:rsidR="00537F56" w:rsidRPr="000B2BAB" w:rsidRDefault="00537F56" w:rsidP="000B2BAB">
            <w:pPr>
              <w:keepNext/>
              <w:keepLines/>
              <w:ind w:right="72"/>
              <w:rPr>
                <w:sz w:val="20"/>
              </w:rPr>
            </w:pPr>
          </w:p>
        </w:tc>
        <w:tc>
          <w:tcPr>
            <w:tcW w:w="1530" w:type="dxa"/>
          </w:tcPr>
          <w:p w:rsidR="00537F56" w:rsidRPr="000B2BAB" w:rsidRDefault="00537F56" w:rsidP="000B2BAB">
            <w:pPr>
              <w:keepNext/>
              <w:keepLines/>
              <w:ind w:right="72"/>
              <w:rPr>
                <w:sz w:val="20"/>
              </w:rPr>
            </w:pPr>
            <w:r w:rsidRPr="000B2BAB">
              <w:rPr>
                <w:sz w:val="20"/>
              </w:rPr>
              <w:t xml:space="preserve">Hg Target 2 </w:t>
            </w:r>
          </w:p>
        </w:tc>
        <w:tc>
          <w:tcPr>
            <w:tcW w:w="990" w:type="dxa"/>
          </w:tcPr>
          <w:p w:rsidR="00537F56" w:rsidRPr="000B2BAB" w:rsidRDefault="00537F56" w:rsidP="000B2BAB">
            <w:pPr>
              <w:keepNext/>
              <w:keepLines/>
              <w:ind w:right="72"/>
              <w:rPr>
                <w:sz w:val="20"/>
              </w:rPr>
            </w:pPr>
            <w:r w:rsidRPr="000B2BAB">
              <w:rPr>
                <w:sz w:val="20"/>
              </w:rPr>
              <w:t>7.2</w:t>
            </w:r>
          </w:p>
        </w:tc>
        <w:tc>
          <w:tcPr>
            <w:tcW w:w="1170" w:type="dxa"/>
          </w:tcPr>
          <w:p w:rsidR="00537F56" w:rsidRPr="000B2BAB" w:rsidRDefault="00537F56" w:rsidP="000B2BAB">
            <w:pPr>
              <w:keepNext/>
              <w:keepLines/>
              <w:ind w:right="72"/>
              <w:rPr>
                <w:sz w:val="20"/>
              </w:rPr>
            </w:pPr>
            <w:r w:rsidRPr="000B2BAB">
              <w:rPr>
                <w:sz w:val="20"/>
              </w:rPr>
              <w:t>3215</w:t>
            </w:r>
          </w:p>
        </w:tc>
        <w:tc>
          <w:tcPr>
            <w:tcW w:w="900" w:type="dxa"/>
          </w:tcPr>
          <w:p w:rsidR="00537F56" w:rsidRPr="000B2BAB" w:rsidRDefault="00537F56" w:rsidP="000B2BAB">
            <w:pPr>
              <w:keepNext/>
              <w:keepLines/>
              <w:ind w:right="72"/>
              <w:rPr>
                <w:sz w:val="20"/>
              </w:rPr>
            </w:pPr>
            <w:r w:rsidRPr="000B2BAB">
              <w:rPr>
                <w:sz w:val="20"/>
              </w:rPr>
              <w:t>1.0</w:t>
            </w:r>
          </w:p>
        </w:tc>
        <w:tc>
          <w:tcPr>
            <w:tcW w:w="1260" w:type="dxa"/>
          </w:tcPr>
          <w:p w:rsidR="00537F56" w:rsidRPr="000B2BAB" w:rsidRDefault="00537F56" w:rsidP="000B2BAB">
            <w:pPr>
              <w:keepNext/>
              <w:keepLines/>
              <w:ind w:right="72"/>
              <w:rPr>
                <w:sz w:val="20"/>
              </w:rPr>
            </w:pPr>
            <w:r w:rsidRPr="000B2BAB">
              <w:rPr>
                <w:sz w:val="20"/>
              </w:rPr>
              <w:t>12.5</w:t>
            </w:r>
          </w:p>
        </w:tc>
        <w:tc>
          <w:tcPr>
            <w:tcW w:w="1080" w:type="dxa"/>
          </w:tcPr>
          <w:p w:rsidR="00537F56" w:rsidRPr="000B2BAB" w:rsidRDefault="00537F56" w:rsidP="000B2BAB">
            <w:pPr>
              <w:keepNext/>
              <w:keepLines/>
              <w:ind w:right="72"/>
              <w:rPr>
                <w:sz w:val="20"/>
              </w:rPr>
            </w:pPr>
            <w:r w:rsidRPr="000B2BAB">
              <w:rPr>
                <w:sz w:val="20"/>
              </w:rPr>
              <w:t>145</w:t>
            </w:r>
          </w:p>
        </w:tc>
        <w:tc>
          <w:tcPr>
            <w:tcW w:w="1080" w:type="dxa"/>
          </w:tcPr>
          <w:p w:rsidR="00537F56" w:rsidRPr="000B2BAB" w:rsidRDefault="00537F56" w:rsidP="000B2BAB">
            <w:pPr>
              <w:keepNext/>
              <w:keepLines/>
              <w:ind w:right="72"/>
              <w:rPr>
                <w:sz w:val="20"/>
              </w:rPr>
            </w:pPr>
            <w:r w:rsidRPr="000B2BAB">
              <w:rPr>
                <w:sz w:val="20"/>
              </w:rPr>
              <w:t>52</w:t>
            </w:r>
          </w:p>
        </w:tc>
      </w:tr>
      <w:tr w:rsidR="00537F56" w:rsidRPr="000B2BAB" w:rsidTr="000B2BAB">
        <w:tc>
          <w:tcPr>
            <w:tcW w:w="990" w:type="dxa"/>
            <w:vMerge/>
            <w:tcBorders>
              <w:bottom w:val="single" w:sz="2" w:space="0" w:color="000000"/>
            </w:tcBorders>
          </w:tcPr>
          <w:p w:rsidR="00537F56" w:rsidRPr="000B2BAB" w:rsidRDefault="00537F56" w:rsidP="000B2BAB">
            <w:pPr>
              <w:keepNext/>
              <w:keepLines/>
              <w:ind w:right="72"/>
              <w:rPr>
                <w:sz w:val="20"/>
              </w:rPr>
            </w:pPr>
          </w:p>
        </w:tc>
        <w:tc>
          <w:tcPr>
            <w:tcW w:w="1530" w:type="dxa"/>
            <w:tcBorders>
              <w:bottom w:val="single" w:sz="2" w:space="0" w:color="000000"/>
            </w:tcBorders>
          </w:tcPr>
          <w:p w:rsidR="00537F56" w:rsidRPr="000B2BAB" w:rsidRDefault="00537F56" w:rsidP="000B2BAB">
            <w:pPr>
              <w:keepNext/>
              <w:keepLines/>
              <w:ind w:right="72"/>
              <w:rPr>
                <w:sz w:val="20"/>
              </w:rPr>
            </w:pPr>
            <w:r w:rsidRPr="000B2BAB">
              <w:rPr>
                <w:sz w:val="20"/>
              </w:rPr>
              <w:t>Rotating  (p)</w:t>
            </w:r>
          </w:p>
        </w:tc>
        <w:tc>
          <w:tcPr>
            <w:tcW w:w="990" w:type="dxa"/>
            <w:tcBorders>
              <w:bottom w:val="single" w:sz="2" w:space="0" w:color="000000"/>
            </w:tcBorders>
          </w:tcPr>
          <w:p w:rsidR="00537F56" w:rsidRPr="000B2BAB" w:rsidRDefault="00537F56" w:rsidP="000B2BAB">
            <w:pPr>
              <w:keepNext/>
              <w:keepLines/>
              <w:ind w:right="72"/>
              <w:rPr>
                <w:sz w:val="20"/>
              </w:rPr>
            </w:pPr>
            <w:r w:rsidRPr="000B2BAB">
              <w:rPr>
                <w:sz w:val="20"/>
              </w:rPr>
              <w:t>10</w:t>
            </w:r>
          </w:p>
        </w:tc>
        <w:tc>
          <w:tcPr>
            <w:tcW w:w="1170" w:type="dxa"/>
            <w:tcBorders>
              <w:bottom w:val="single" w:sz="2" w:space="0" w:color="000000"/>
            </w:tcBorders>
          </w:tcPr>
          <w:p w:rsidR="00537F56" w:rsidRPr="000B2BAB" w:rsidRDefault="00537F56" w:rsidP="000B2BAB">
            <w:pPr>
              <w:keepNext/>
              <w:keepLines/>
              <w:ind w:right="72"/>
              <w:rPr>
                <w:sz w:val="20"/>
              </w:rPr>
            </w:pPr>
            <w:r w:rsidRPr="000B2BAB">
              <w:rPr>
                <w:sz w:val="20"/>
              </w:rPr>
              <w:t>75000</w:t>
            </w:r>
          </w:p>
        </w:tc>
        <w:tc>
          <w:tcPr>
            <w:tcW w:w="900" w:type="dxa"/>
            <w:tcBorders>
              <w:bottom w:val="single" w:sz="2" w:space="0" w:color="000000"/>
            </w:tcBorders>
          </w:tcPr>
          <w:p w:rsidR="00537F56" w:rsidRPr="000B2BAB" w:rsidRDefault="00537F56" w:rsidP="000B2BAB">
            <w:pPr>
              <w:keepNext/>
              <w:keepLines/>
              <w:ind w:right="72"/>
              <w:rPr>
                <w:sz w:val="20"/>
              </w:rPr>
            </w:pPr>
            <w:r w:rsidRPr="000B2BAB">
              <w:rPr>
                <w:sz w:val="20"/>
              </w:rPr>
              <w:t>1.5</w:t>
            </w:r>
          </w:p>
        </w:tc>
        <w:tc>
          <w:tcPr>
            <w:tcW w:w="1260" w:type="dxa"/>
            <w:tcBorders>
              <w:bottom w:val="single" w:sz="2" w:space="0" w:color="000000"/>
            </w:tcBorders>
          </w:tcPr>
          <w:p w:rsidR="00537F56" w:rsidRPr="000B2BAB" w:rsidRDefault="00537F56" w:rsidP="000B2BAB">
            <w:pPr>
              <w:keepNext/>
              <w:keepLines/>
              <w:ind w:right="72"/>
              <w:rPr>
                <w:sz w:val="20"/>
              </w:rPr>
            </w:pPr>
            <w:r w:rsidRPr="000B2BAB">
              <w:rPr>
                <w:sz w:val="20"/>
              </w:rPr>
              <w:t>27.2</w:t>
            </w:r>
          </w:p>
        </w:tc>
        <w:tc>
          <w:tcPr>
            <w:tcW w:w="1080" w:type="dxa"/>
            <w:tcBorders>
              <w:bottom w:val="single" w:sz="2" w:space="0" w:color="000000"/>
            </w:tcBorders>
          </w:tcPr>
          <w:p w:rsidR="00537F56" w:rsidRPr="000B2BAB" w:rsidRDefault="00537F56" w:rsidP="000B2BAB">
            <w:pPr>
              <w:keepNext/>
              <w:keepLines/>
              <w:ind w:right="72"/>
              <w:rPr>
                <w:sz w:val="20"/>
              </w:rPr>
            </w:pPr>
            <w:r w:rsidRPr="000B2BAB">
              <w:rPr>
                <w:sz w:val="20"/>
              </w:rPr>
              <w:t>4900</w:t>
            </w:r>
          </w:p>
        </w:tc>
        <w:tc>
          <w:tcPr>
            <w:tcW w:w="1080" w:type="dxa"/>
            <w:tcBorders>
              <w:bottom w:val="single" w:sz="2" w:space="0" w:color="000000"/>
            </w:tcBorders>
          </w:tcPr>
          <w:p w:rsidR="00537F56" w:rsidRPr="000B2BAB" w:rsidRDefault="00537F56" w:rsidP="000B2BAB">
            <w:pPr>
              <w:keepNext/>
              <w:keepLines/>
              <w:ind w:right="72"/>
              <w:rPr>
                <w:sz w:val="20"/>
              </w:rPr>
            </w:pPr>
            <w:r w:rsidRPr="000B2BAB">
              <w:rPr>
                <w:sz w:val="20"/>
              </w:rPr>
              <w:t>520</w:t>
            </w:r>
          </w:p>
        </w:tc>
      </w:tr>
      <w:tr w:rsidR="00537F56" w:rsidRPr="000B2BAB" w:rsidTr="000B2BAB">
        <w:tc>
          <w:tcPr>
            <w:tcW w:w="990" w:type="dxa"/>
            <w:vMerge w:val="restart"/>
          </w:tcPr>
          <w:p w:rsidR="00537F56" w:rsidRPr="000B2BAB" w:rsidRDefault="00537F56" w:rsidP="000B2BAB">
            <w:pPr>
              <w:keepNext/>
              <w:keepLines/>
              <w:ind w:right="72"/>
              <w:rPr>
                <w:sz w:val="20"/>
              </w:rPr>
            </w:pPr>
            <w:r w:rsidRPr="000B2BAB">
              <w:rPr>
                <w:sz w:val="20"/>
              </w:rPr>
              <w:t>JSNS</w:t>
            </w:r>
          </w:p>
        </w:tc>
        <w:tc>
          <w:tcPr>
            <w:tcW w:w="1530" w:type="dxa"/>
          </w:tcPr>
          <w:p w:rsidR="00537F56" w:rsidRPr="000B2BAB" w:rsidRDefault="00537F56" w:rsidP="000B2BAB">
            <w:pPr>
              <w:keepNext/>
              <w:keepLines/>
              <w:ind w:right="72"/>
              <w:rPr>
                <w:sz w:val="20"/>
              </w:rPr>
            </w:pPr>
            <w:r w:rsidRPr="000B2BAB">
              <w:rPr>
                <w:sz w:val="20"/>
              </w:rPr>
              <w:t>Cavitation (p)</w:t>
            </w:r>
          </w:p>
        </w:tc>
        <w:tc>
          <w:tcPr>
            <w:tcW w:w="990" w:type="dxa"/>
          </w:tcPr>
          <w:p w:rsidR="00537F56" w:rsidRPr="000B2BAB" w:rsidRDefault="00537F56" w:rsidP="000B2BAB">
            <w:pPr>
              <w:keepNext/>
              <w:keepLines/>
              <w:ind w:right="72"/>
              <w:rPr>
                <w:sz w:val="20"/>
              </w:rPr>
            </w:pPr>
            <w:r w:rsidRPr="000B2BAB">
              <w:rPr>
                <w:sz w:val="20"/>
              </w:rPr>
              <w:t>2</w:t>
            </w:r>
          </w:p>
        </w:tc>
        <w:tc>
          <w:tcPr>
            <w:tcW w:w="1170" w:type="dxa"/>
          </w:tcPr>
          <w:p w:rsidR="00537F56" w:rsidRPr="000B2BAB" w:rsidRDefault="00537F56" w:rsidP="000B2BAB">
            <w:pPr>
              <w:keepNext/>
              <w:keepLines/>
              <w:ind w:right="72"/>
              <w:rPr>
                <w:sz w:val="20"/>
              </w:rPr>
            </w:pPr>
            <w:r w:rsidRPr="000B2BAB">
              <w:rPr>
                <w:sz w:val="20"/>
              </w:rPr>
              <w:t>2500</w:t>
            </w:r>
          </w:p>
        </w:tc>
        <w:tc>
          <w:tcPr>
            <w:tcW w:w="900" w:type="dxa"/>
          </w:tcPr>
          <w:p w:rsidR="00537F56" w:rsidRPr="000B2BAB" w:rsidRDefault="00537F56" w:rsidP="000B2BAB">
            <w:pPr>
              <w:keepNext/>
              <w:keepLines/>
              <w:ind w:right="72"/>
              <w:rPr>
                <w:sz w:val="20"/>
              </w:rPr>
            </w:pPr>
            <w:r w:rsidRPr="000B2BAB">
              <w:rPr>
                <w:sz w:val="20"/>
              </w:rPr>
              <w:t>1.0</w:t>
            </w:r>
          </w:p>
        </w:tc>
        <w:tc>
          <w:tcPr>
            <w:tcW w:w="1260" w:type="dxa"/>
          </w:tcPr>
          <w:p w:rsidR="00537F56" w:rsidRPr="000B2BAB" w:rsidRDefault="00537F56" w:rsidP="000B2BAB">
            <w:pPr>
              <w:keepNext/>
              <w:keepLines/>
              <w:ind w:right="72"/>
              <w:rPr>
                <w:sz w:val="20"/>
              </w:rPr>
            </w:pPr>
            <w:r w:rsidRPr="000B2BAB">
              <w:rPr>
                <w:sz w:val="20"/>
              </w:rPr>
              <w:t>15.5</w:t>
            </w:r>
          </w:p>
        </w:tc>
        <w:tc>
          <w:tcPr>
            <w:tcW w:w="1080" w:type="dxa"/>
          </w:tcPr>
          <w:p w:rsidR="00537F56" w:rsidRPr="000B2BAB" w:rsidRDefault="00537F56" w:rsidP="000B2BAB">
            <w:pPr>
              <w:keepNext/>
              <w:keepLines/>
              <w:ind w:right="72"/>
              <w:rPr>
                <w:sz w:val="20"/>
              </w:rPr>
            </w:pPr>
            <w:r w:rsidRPr="000B2BAB">
              <w:rPr>
                <w:sz w:val="20"/>
              </w:rPr>
              <w:t>140</w:t>
            </w:r>
          </w:p>
        </w:tc>
        <w:tc>
          <w:tcPr>
            <w:tcW w:w="1080" w:type="dxa"/>
          </w:tcPr>
          <w:p w:rsidR="00537F56" w:rsidRPr="000B2BAB" w:rsidRDefault="00537F56" w:rsidP="000B2BAB">
            <w:pPr>
              <w:keepNext/>
              <w:keepLines/>
              <w:ind w:right="72"/>
              <w:rPr>
                <w:sz w:val="20"/>
              </w:rPr>
            </w:pPr>
            <w:r w:rsidRPr="000B2BAB">
              <w:rPr>
                <w:sz w:val="20"/>
              </w:rPr>
              <w:t>26</w:t>
            </w:r>
          </w:p>
        </w:tc>
      </w:tr>
      <w:tr w:rsidR="00537F56" w:rsidRPr="000B2BAB" w:rsidTr="000B2BAB">
        <w:tc>
          <w:tcPr>
            <w:tcW w:w="990" w:type="dxa"/>
            <w:vMerge/>
            <w:tcBorders>
              <w:bottom w:val="single" w:sz="2" w:space="0" w:color="auto"/>
            </w:tcBorders>
          </w:tcPr>
          <w:p w:rsidR="00537F56" w:rsidRPr="000B2BAB" w:rsidRDefault="00537F56" w:rsidP="000B2BAB">
            <w:pPr>
              <w:keepNext/>
              <w:keepLines/>
              <w:ind w:right="72"/>
              <w:rPr>
                <w:sz w:val="20"/>
              </w:rPr>
            </w:pPr>
          </w:p>
        </w:tc>
        <w:tc>
          <w:tcPr>
            <w:tcW w:w="1530" w:type="dxa"/>
            <w:tcBorders>
              <w:bottom w:val="single" w:sz="2" w:space="0" w:color="auto"/>
            </w:tcBorders>
          </w:tcPr>
          <w:p w:rsidR="00537F56" w:rsidRPr="000B2BAB" w:rsidRDefault="00537F56" w:rsidP="000B2BAB">
            <w:pPr>
              <w:keepNext/>
              <w:keepLines/>
              <w:ind w:right="72"/>
              <w:rPr>
                <w:sz w:val="20"/>
              </w:rPr>
            </w:pPr>
            <w:r w:rsidRPr="000B2BAB">
              <w:rPr>
                <w:sz w:val="20"/>
              </w:rPr>
              <w:t>No cav. (p)</w:t>
            </w:r>
          </w:p>
        </w:tc>
        <w:tc>
          <w:tcPr>
            <w:tcW w:w="990" w:type="dxa"/>
            <w:tcBorders>
              <w:bottom w:val="single" w:sz="2" w:space="0" w:color="auto"/>
            </w:tcBorders>
          </w:tcPr>
          <w:p w:rsidR="00537F56" w:rsidRPr="000B2BAB" w:rsidRDefault="00537F56" w:rsidP="000B2BAB">
            <w:pPr>
              <w:keepNext/>
              <w:keepLines/>
              <w:ind w:right="72"/>
              <w:rPr>
                <w:sz w:val="20"/>
              </w:rPr>
            </w:pPr>
            <w:r w:rsidRPr="000B2BAB">
              <w:rPr>
                <w:sz w:val="20"/>
              </w:rPr>
              <w:t>5</w:t>
            </w:r>
          </w:p>
        </w:tc>
        <w:tc>
          <w:tcPr>
            <w:tcW w:w="1170" w:type="dxa"/>
            <w:tcBorders>
              <w:bottom w:val="single" w:sz="2" w:space="0" w:color="auto"/>
            </w:tcBorders>
          </w:tcPr>
          <w:p w:rsidR="00537F56" w:rsidRPr="000B2BAB" w:rsidRDefault="00537F56" w:rsidP="000B2BAB">
            <w:pPr>
              <w:keepNext/>
              <w:keepLines/>
              <w:ind w:right="72"/>
              <w:rPr>
                <w:sz w:val="20"/>
              </w:rPr>
            </w:pPr>
            <w:r w:rsidRPr="000B2BAB">
              <w:rPr>
                <w:sz w:val="20"/>
              </w:rPr>
              <w:t>6400</w:t>
            </w:r>
          </w:p>
        </w:tc>
        <w:tc>
          <w:tcPr>
            <w:tcW w:w="900" w:type="dxa"/>
            <w:tcBorders>
              <w:bottom w:val="single" w:sz="2" w:space="0" w:color="auto"/>
            </w:tcBorders>
          </w:tcPr>
          <w:p w:rsidR="00537F56" w:rsidRPr="000B2BAB" w:rsidRDefault="00537F56" w:rsidP="000B2BAB">
            <w:pPr>
              <w:keepNext/>
              <w:keepLines/>
              <w:ind w:right="72"/>
              <w:rPr>
                <w:sz w:val="20"/>
              </w:rPr>
            </w:pPr>
            <w:r w:rsidRPr="000B2BAB">
              <w:rPr>
                <w:sz w:val="20"/>
              </w:rPr>
              <w:t>1.0</w:t>
            </w:r>
          </w:p>
        </w:tc>
        <w:tc>
          <w:tcPr>
            <w:tcW w:w="1260" w:type="dxa"/>
            <w:tcBorders>
              <w:bottom w:val="single" w:sz="2" w:space="0" w:color="auto"/>
            </w:tcBorders>
          </w:tcPr>
          <w:p w:rsidR="00537F56" w:rsidRPr="000B2BAB" w:rsidRDefault="00537F56" w:rsidP="000B2BAB">
            <w:pPr>
              <w:keepNext/>
              <w:keepLines/>
              <w:ind w:right="72"/>
              <w:rPr>
                <w:sz w:val="20"/>
              </w:rPr>
            </w:pPr>
            <w:r w:rsidRPr="000B2BAB">
              <w:rPr>
                <w:sz w:val="20"/>
              </w:rPr>
              <w:t>15.5</w:t>
            </w:r>
          </w:p>
        </w:tc>
        <w:tc>
          <w:tcPr>
            <w:tcW w:w="1080" w:type="dxa"/>
            <w:tcBorders>
              <w:bottom w:val="single" w:sz="2" w:space="0" w:color="auto"/>
            </w:tcBorders>
          </w:tcPr>
          <w:p w:rsidR="00537F56" w:rsidRPr="000B2BAB" w:rsidRDefault="00537F56" w:rsidP="000B2BAB">
            <w:pPr>
              <w:keepNext/>
              <w:keepLines/>
              <w:ind w:right="72"/>
              <w:rPr>
                <w:sz w:val="20"/>
              </w:rPr>
            </w:pPr>
            <w:r w:rsidRPr="000B2BAB">
              <w:rPr>
                <w:sz w:val="20"/>
              </w:rPr>
              <w:t>357</w:t>
            </w:r>
          </w:p>
        </w:tc>
        <w:tc>
          <w:tcPr>
            <w:tcW w:w="1080" w:type="dxa"/>
            <w:tcBorders>
              <w:bottom w:val="single" w:sz="2" w:space="0" w:color="auto"/>
            </w:tcBorders>
          </w:tcPr>
          <w:p w:rsidR="00537F56" w:rsidRPr="000B2BAB" w:rsidRDefault="00537F56" w:rsidP="000B2BAB">
            <w:pPr>
              <w:keepNext/>
              <w:keepLines/>
              <w:ind w:right="72"/>
              <w:rPr>
                <w:sz w:val="20"/>
              </w:rPr>
            </w:pPr>
            <w:r w:rsidRPr="000B2BAB">
              <w:rPr>
                <w:sz w:val="20"/>
              </w:rPr>
              <w:t>67</w:t>
            </w:r>
          </w:p>
        </w:tc>
      </w:tr>
      <w:tr w:rsidR="00537F56" w:rsidRPr="000B2BAB" w:rsidTr="000B2BAB">
        <w:tc>
          <w:tcPr>
            <w:tcW w:w="990" w:type="dxa"/>
            <w:vMerge w:val="restart"/>
            <w:tcBorders>
              <w:top w:val="single" w:sz="2" w:space="0" w:color="auto"/>
            </w:tcBorders>
          </w:tcPr>
          <w:p w:rsidR="00537F56" w:rsidRPr="000B2BAB" w:rsidRDefault="00537F56" w:rsidP="000B2BAB">
            <w:pPr>
              <w:keepNext/>
              <w:keepLines/>
              <w:ind w:right="72"/>
              <w:rPr>
                <w:sz w:val="20"/>
              </w:rPr>
            </w:pPr>
            <w:r w:rsidRPr="000B2BAB">
              <w:rPr>
                <w:sz w:val="20"/>
              </w:rPr>
              <w:t>ESS</w:t>
            </w:r>
          </w:p>
        </w:tc>
        <w:tc>
          <w:tcPr>
            <w:tcW w:w="1530" w:type="dxa"/>
            <w:tcBorders>
              <w:top w:val="single" w:sz="2" w:space="0" w:color="auto"/>
            </w:tcBorders>
          </w:tcPr>
          <w:p w:rsidR="00537F56" w:rsidRPr="000B2BAB" w:rsidRDefault="00537F56" w:rsidP="000B2BAB">
            <w:pPr>
              <w:keepNext/>
              <w:keepLines/>
              <w:ind w:right="72"/>
              <w:rPr>
                <w:sz w:val="20"/>
              </w:rPr>
            </w:pPr>
            <w:r w:rsidRPr="000B2BAB">
              <w:rPr>
                <w:sz w:val="20"/>
              </w:rPr>
              <w:t>Hg-2003 (p)</w:t>
            </w:r>
          </w:p>
        </w:tc>
        <w:tc>
          <w:tcPr>
            <w:tcW w:w="990" w:type="dxa"/>
            <w:tcBorders>
              <w:top w:val="single" w:sz="2" w:space="0" w:color="auto"/>
            </w:tcBorders>
          </w:tcPr>
          <w:p w:rsidR="00537F56" w:rsidRPr="000B2BAB" w:rsidRDefault="00537F56" w:rsidP="000B2BAB">
            <w:pPr>
              <w:keepNext/>
              <w:keepLines/>
              <w:ind w:right="72"/>
              <w:rPr>
                <w:sz w:val="20"/>
              </w:rPr>
            </w:pPr>
            <w:r w:rsidRPr="000B2BAB">
              <w:rPr>
                <w:sz w:val="20"/>
              </w:rPr>
              <w:t>10</w:t>
            </w:r>
          </w:p>
        </w:tc>
        <w:tc>
          <w:tcPr>
            <w:tcW w:w="1170" w:type="dxa"/>
            <w:tcBorders>
              <w:top w:val="single" w:sz="2" w:space="0" w:color="auto"/>
            </w:tcBorders>
          </w:tcPr>
          <w:p w:rsidR="00537F56" w:rsidRPr="000B2BAB" w:rsidRDefault="00537F56" w:rsidP="000B2BAB">
            <w:pPr>
              <w:keepNext/>
              <w:keepLines/>
              <w:ind w:right="72"/>
              <w:rPr>
                <w:sz w:val="20"/>
              </w:rPr>
            </w:pPr>
            <w:r w:rsidRPr="000B2BAB">
              <w:rPr>
                <w:sz w:val="20"/>
              </w:rPr>
              <w:t>7320</w:t>
            </w:r>
          </w:p>
        </w:tc>
        <w:tc>
          <w:tcPr>
            <w:tcW w:w="900" w:type="dxa"/>
            <w:tcBorders>
              <w:top w:val="single" w:sz="2" w:space="0" w:color="auto"/>
            </w:tcBorders>
          </w:tcPr>
          <w:p w:rsidR="00537F56" w:rsidRPr="000B2BAB" w:rsidRDefault="00537F56" w:rsidP="000B2BAB">
            <w:pPr>
              <w:keepNext/>
              <w:keepLines/>
              <w:ind w:right="72"/>
              <w:rPr>
                <w:sz w:val="20"/>
              </w:rPr>
            </w:pPr>
            <w:r w:rsidRPr="000B2BAB">
              <w:rPr>
                <w:sz w:val="20"/>
              </w:rPr>
              <w:t>5.0</w:t>
            </w:r>
          </w:p>
        </w:tc>
        <w:tc>
          <w:tcPr>
            <w:tcW w:w="1260" w:type="dxa"/>
            <w:tcBorders>
              <w:top w:val="single" w:sz="2" w:space="0" w:color="auto"/>
            </w:tcBorders>
          </w:tcPr>
          <w:p w:rsidR="00537F56" w:rsidRPr="000B2BAB" w:rsidRDefault="00537F56" w:rsidP="000B2BAB">
            <w:pPr>
              <w:keepNext/>
              <w:keepLines/>
              <w:ind w:right="72"/>
              <w:rPr>
                <w:sz w:val="20"/>
              </w:rPr>
            </w:pPr>
            <w:r w:rsidRPr="000B2BAB">
              <w:rPr>
                <w:sz w:val="20"/>
              </w:rPr>
              <w:t>79.6</w:t>
            </w:r>
          </w:p>
        </w:tc>
        <w:tc>
          <w:tcPr>
            <w:tcW w:w="1080" w:type="dxa"/>
            <w:tcBorders>
              <w:top w:val="single" w:sz="2" w:space="0" w:color="auto"/>
            </w:tcBorders>
          </w:tcPr>
          <w:p w:rsidR="00537F56" w:rsidRPr="000B2BAB" w:rsidRDefault="00537F56" w:rsidP="000B2BAB">
            <w:pPr>
              <w:keepNext/>
              <w:keepLines/>
              <w:ind w:right="72"/>
              <w:rPr>
                <w:sz w:val="20"/>
              </w:rPr>
            </w:pPr>
            <w:r w:rsidRPr="000B2BAB">
              <w:rPr>
                <w:sz w:val="20"/>
              </w:rPr>
              <w:t>420</w:t>
            </w:r>
          </w:p>
        </w:tc>
        <w:tc>
          <w:tcPr>
            <w:tcW w:w="1080" w:type="dxa"/>
            <w:tcBorders>
              <w:top w:val="single" w:sz="2" w:space="0" w:color="auto"/>
            </w:tcBorders>
          </w:tcPr>
          <w:p w:rsidR="00537F56" w:rsidRPr="000B2BAB" w:rsidRDefault="00537F56" w:rsidP="000B2BAB">
            <w:pPr>
              <w:keepNext/>
              <w:keepLines/>
              <w:ind w:right="72"/>
              <w:rPr>
                <w:sz w:val="20"/>
              </w:rPr>
            </w:pPr>
            <w:r w:rsidRPr="000B2BAB">
              <w:rPr>
                <w:sz w:val="20"/>
              </w:rPr>
              <w:t>15</w:t>
            </w:r>
          </w:p>
        </w:tc>
      </w:tr>
      <w:tr w:rsidR="00537F56" w:rsidRPr="000B2BAB" w:rsidTr="000B2BAB">
        <w:tc>
          <w:tcPr>
            <w:tcW w:w="990" w:type="dxa"/>
            <w:vMerge/>
            <w:tcBorders>
              <w:bottom w:val="double" w:sz="4" w:space="0" w:color="auto"/>
            </w:tcBorders>
          </w:tcPr>
          <w:p w:rsidR="00537F56" w:rsidRPr="000B2BAB" w:rsidRDefault="00537F56" w:rsidP="000B2BAB">
            <w:pPr>
              <w:keepNext/>
              <w:keepLines/>
              <w:ind w:right="72"/>
              <w:rPr>
                <w:sz w:val="20"/>
              </w:rPr>
            </w:pPr>
          </w:p>
        </w:tc>
        <w:tc>
          <w:tcPr>
            <w:tcW w:w="1530" w:type="dxa"/>
            <w:tcBorders>
              <w:bottom w:val="double" w:sz="4" w:space="0" w:color="auto"/>
            </w:tcBorders>
          </w:tcPr>
          <w:p w:rsidR="00537F56" w:rsidRPr="000B2BAB" w:rsidRDefault="00537F56" w:rsidP="000B2BAB">
            <w:pPr>
              <w:keepNext/>
              <w:keepLines/>
              <w:ind w:right="72"/>
              <w:rPr>
                <w:sz w:val="20"/>
              </w:rPr>
            </w:pPr>
            <w:r w:rsidRPr="000B2BAB">
              <w:rPr>
                <w:sz w:val="20"/>
              </w:rPr>
              <w:t>Hg-2010 (p)</w:t>
            </w:r>
          </w:p>
        </w:tc>
        <w:tc>
          <w:tcPr>
            <w:tcW w:w="990" w:type="dxa"/>
            <w:tcBorders>
              <w:bottom w:val="double" w:sz="4" w:space="0" w:color="auto"/>
            </w:tcBorders>
          </w:tcPr>
          <w:p w:rsidR="00537F56" w:rsidRPr="000B2BAB" w:rsidRDefault="00537F56" w:rsidP="000B2BAB">
            <w:pPr>
              <w:keepNext/>
              <w:keepLines/>
              <w:ind w:right="72"/>
              <w:rPr>
                <w:sz w:val="20"/>
              </w:rPr>
            </w:pPr>
            <w:r w:rsidRPr="000B2BAB">
              <w:rPr>
                <w:sz w:val="20"/>
              </w:rPr>
              <w:t>10</w:t>
            </w:r>
          </w:p>
        </w:tc>
        <w:tc>
          <w:tcPr>
            <w:tcW w:w="1170" w:type="dxa"/>
            <w:tcBorders>
              <w:bottom w:val="double" w:sz="4" w:space="0" w:color="auto"/>
            </w:tcBorders>
          </w:tcPr>
          <w:p w:rsidR="00537F56" w:rsidRPr="000B2BAB" w:rsidRDefault="00537F56" w:rsidP="000B2BAB">
            <w:pPr>
              <w:keepNext/>
              <w:keepLines/>
              <w:ind w:right="72"/>
              <w:rPr>
                <w:sz w:val="20"/>
              </w:rPr>
            </w:pPr>
            <w:r w:rsidRPr="000B2BAB">
              <w:rPr>
                <w:sz w:val="20"/>
              </w:rPr>
              <w:t>10000</w:t>
            </w:r>
          </w:p>
        </w:tc>
        <w:tc>
          <w:tcPr>
            <w:tcW w:w="900" w:type="dxa"/>
            <w:tcBorders>
              <w:bottom w:val="double" w:sz="4" w:space="0" w:color="auto"/>
            </w:tcBorders>
          </w:tcPr>
          <w:p w:rsidR="00537F56" w:rsidRPr="000B2BAB" w:rsidRDefault="00537F56" w:rsidP="000B2BAB">
            <w:pPr>
              <w:keepNext/>
              <w:keepLines/>
              <w:ind w:right="72"/>
              <w:rPr>
                <w:sz w:val="20"/>
              </w:rPr>
            </w:pPr>
            <w:r w:rsidRPr="000B2BAB">
              <w:rPr>
                <w:sz w:val="20"/>
              </w:rPr>
              <w:t>5.0</w:t>
            </w:r>
          </w:p>
        </w:tc>
        <w:tc>
          <w:tcPr>
            <w:tcW w:w="1260" w:type="dxa"/>
            <w:tcBorders>
              <w:bottom w:val="double" w:sz="4" w:space="0" w:color="auto"/>
            </w:tcBorders>
          </w:tcPr>
          <w:p w:rsidR="00537F56" w:rsidRPr="000B2BAB" w:rsidRDefault="00537F56" w:rsidP="000B2BAB">
            <w:pPr>
              <w:keepNext/>
              <w:keepLines/>
              <w:ind w:right="72"/>
              <w:rPr>
                <w:sz w:val="20"/>
              </w:rPr>
            </w:pPr>
            <w:r w:rsidRPr="000B2BAB">
              <w:rPr>
                <w:sz w:val="20"/>
              </w:rPr>
              <w:t>42.5</w:t>
            </w:r>
          </w:p>
        </w:tc>
        <w:tc>
          <w:tcPr>
            <w:tcW w:w="1080" w:type="dxa"/>
            <w:tcBorders>
              <w:bottom w:val="double" w:sz="4" w:space="0" w:color="auto"/>
            </w:tcBorders>
          </w:tcPr>
          <w:p w:rsidR="00537F56" w:rsidRPr="000B2BAB" w:rsidRDefault="00537F56" w:rsidP="000B2BAB">
            <w:pPr>
              <w:keepNext/>
              <w:keepLines/>
              <w:ind w:right="72"/>
              <w:rPr>
                <w:sz w:val="20"/>
              </w:rPr>
            </w:pPr>
            <w:r w:rsidRPr="000B2BAB">
              <w:rPr>
                <w:sz w:val="20"/>
              </w:rPr>
              <w:t>306</w:t>
            </w:r>
          </w:p>
        </w:tc>
        <w:tc>
          <w:tcPr>
            <w:tcW w:w="1080" w:type="dxa"/>
            <w:tcBorders>
              <w:bottom w:val="double" w:sz="4" w:space="0" w:color="auto"/>
            </w:tcBorders>
          </w:tcPr>
          <w:p w:rsidR="00537F56" w:rsidRPr="000B2BAB" w:rsidRDefault="00537F56" w:rsidP="000B2BAB">
            <w:pPr>
              <w:keepNext/>
              <w:keepLines/>
              <w:ind w:right="72"/>
              <w:rPr>
                <w:sz w:val="20"/>
              </w:rPr>
            </w:pPr>
            <w:r w:rsidRPr="000B2BAB">
              <w:rPr>
                <w:sz w:val="20"/>
              </w:rPr>
              <w:t>21</w:t>
            </w:r>
          </w:p>
        </w:tc>
      </w:tr>
      <w:bookmarkEnd w:id="7"/>
    </w:tbl>
    <w:p w:rsidR="00537F56" w:rsidRDefault="00537F56" w:rsidP="00BC6699"/>
    <w:p w:rsidR="00537F56" w:rsidRPr="004C6F01" w:rsidRDefault="00537F56" w:rsidP="004C6F01">
      <w:pPr>
        <w:spacing w:before="120"/>
        <w:jc w:val="both"/>
        <w:rPr>
          <w:sz w:val="22"/>
        </w:rPr>
      </w:pPr>
      <w:r w:rsidRPr="004C6F01">
        <w:rPr>
          <w:sz w:val="22"/>
        </w:rPr>
        <w:t>The peak accumulated proton charge density</w:t>
      </w:r>
      <w:r>
        <w:rPr>
          <w:sz w:val="22"/>
        </w:rPr>
        <w:t xml:space="preserve"> (max. current density </w:t>
      </w:r>
      <w:r>
        <w:rPr>
          <w:sz w:val="22"/>
          <w:szCs w:val="22"/>
        </w:rPr>
        <w:sym w:font="Symbol" w:char="F0B4"/>
      </w:r>
      <w:r>
        <w:rPr>
          <w:sz w:val="22"/>
        </w:rPr>
        <w:t xml:space="preserve"> operation time)</w:t>
      </w:r>
      <w:r w:rsidRPr="004C6F01">
        <w:rPr>
          <w:sz w:val="22"/>
        </w:rPr>
        <w:t xml:space="preserve"> is shown in </w:t>
      </w:r>
      <w:r>
        <w:rPr>
          <w:sz w:val="22"/>
        </w:rPr>
        <w:t>Table</w:t>
      </w:r>
      <w:r w:rsidRPr="004C6F01">
        <w:rPr>
          <w:sz w:val="22"/>
        </w:rPr>
        <w:t xml:space="preserve"> 1 for several facilities. </w:t>
      </w:r>
      <w:r>
        <w:rPr>
          <w:sz w:val="22"/>
        </w:rPr>
        <w:t>Without accounting for differences in</w:t>
      </w:r>
      <w:r w:rsidRPr="004C6F01">
        <w:rPr>
          <w:sz w:val="22"/>
        </w:rPr>
        <w:t xml:space="preserve"> concepts</w:t>
      </w:r>
      <w:r>
        <w:rPr>
          <w:sz w:val="22"/>
        </w:rPr>
        <w:t>,</w:t>
      </w:r>
      <w:r w:rsidRPr="004C6F01">
        <w:rPr>
          <w:sz w:val="22"/>
        </w:rPr>
        <w:t xml:space="preserve"> materials</w:t>
      </w:r>
      <w:r>
        <w:rPr>
          <w:sz w:val="22"/>
        </w:rPr>
        <w:t xml:space="preserve"> and beam profiles</w:t>
      </w:r>
      <w:r w:rsidRPr="004C6F01">
        <w:rPr>
          <w:sz w:val="22"/>
        </w:rPr>
        <w:t xml:space="preserve">, </w:t>
      </w:r>
      <w:r>
        <w:rPr>
          <w:sz w:val="22"/>
        </w:rPr>
        <w:t>Figure 1</w:t>
      </w:r>
      <w:r w:rsidRPr="004C6F01">
        <w:rPr>
          <w:sz w:val="22"/>
        </w:rPr>
        <w:t xml:space="preserve"> </w:t>
      </w:r>
      <w:r>
        <w:rPr>
          <w:sz w:val="22"/>
        </w:rPr>
        <w:t>maps roughly lifetime at different facilities</w:t>
      </w:r>
      <w:r w:rsidRPr="004C6F01">
        <w:rPr>
          <w:sz w:val="22"/>
        </w:rPr>
        <w:t xml:space="preserve"> </w:t>
      </w:r>
      <w:r>
        <w:rPr>
          <w:sz w:val="22"/>
        </w:rPr>
        <w:t>and points to an apparent</w:t>
      </w:r>
      <w:r w:rsidRPr="004C6F01">
        <w:rPr>
          <w:sz w:val="22"/>
        </w:rPr>
        <w:t xml:space="preserve"> limit between 200 and 300 C.cm</w:t>
      </w:r>
      <w:r w:rsidRPr="004C6F01">
        <w:rPr>
          <w:sz w:val="22"/>
          <w:vertAlign w:val="superscript"/>
        </w:rPr>
        <w:t>-2</w:t>
      </w:r>
      <w:r w:rsidRPr="004C6F01">
        <w:rPr>
          <w:sz w:val="22"/>
        </w:rPr>
        <w:t>. The notable exception is the cannelloni target at PSI that is routinely operated up to 900 C.cm</w:t>
      </w:r>
      <w:r w:rsidRPr="004C6F01">
        <w:rPr>
          <w:sz w:val="22"/>
          <w:vertAlign w:val="superscript"/>
        </w:rPr>
        <w:t>-2</w:t>
      </w:r>
      <w:r w:rsidRPr="004C6F01">
        <w:rPr>
          <w:sz w:val="22"/>
        </w:rPr>
        <w:t xml:space="preserve">. There are essentially </w:t>
      </w:r>
      <w:r>
        <w:rPr>
          <w:sz w:val="22"/>
        </w:rPr>
        <w:t>four</w:t>
      </w:r>
      <w:r w:rsidRPr="004C6F01">
        <w:rPr>
          <w:sz w:val="22"/>
        </w:rPr>
        <w:t xml:space="preserve"> possibilities to increase target lifetime:</w:t>
      </w:r>
    </w:p>
    <w:p w:rsidR="00537F56" w:rsidRPr="004C6F01" w:rsidRDefault="00537F56" w:rsidP="004C6F01">
      <w:pPr>
        <w:pStyle w:val="ListParagraph"/>
        <w:numPr>
          <w:ilvl w:val="0"/>
          <w:numId w:val="1"/>
          <w:numberingChange w:id="8" w:author="zat" w:date="2011-02-08T15:21:00Z" w:original="-"/>
        </w:numPr>
        <w:spacing w:before="120"/>
        <w:jc w:val="both"/>
        <w:rPr>
          <w:sz w:val="22"/>
        </w:rPr>
      </w:pPr>
      <w:r w:rsidRPr="004C6F01">
        <w:rPr>
          <w:sz w:val="22"/>
        </w:rPr>
        <w:t>adopt different materials (lighter structural materials),</w:t>
      </w:r>
    </w:p>
    <w:p w:rsidR="00537F56" w:rsidRPr="004C6F01" w:rsidRDefault="00537F56" w:rsidP="004C6F01">
      <w:pPr>
        <w:pStyle w:val="ListParagraph"/>
        <w:numPr>
          <w:ilvl w:val="0"/>
          <w:numId w:val="1"/>
          <w:numberingChange w:id="9" w:author="zat" w:date="2011-02-08T15:21:00Z" w:original="-"/>
        </w:numPr>
        <w:spacing w:before="120"/>
        <w:jc w:val="both"/>
        <w:rPr>
          <w:sz w:val="22"/>
        </w:rPr>
      </w:pPr>
      <w:r w:rsidRPr="004C6F01">
        <w:rPr>
          <w:sz w:val="22"/>
        </w:rPr>
        <w:t>adopt different concepts (windowless, rotating),</w:t>
      </w:r>
    </w:p>
    <w:p w:rsidR="00537F56" w:rsidRPr="004C6F01" w:rsidRDefault="00537F56" w:rsidP="004C6F01">
      <w:pPr>
        <w:pStyle w:val="ListParagraph"/>
        <w:numPr>
          <w:ilvl w:val="0"/>
          <w:numId w:val="1"/>
          <w:numberingChange w:id="10" w:author="zat" w:date="2011-02-08T15:21:00Z" w:original="-"/>
        </w:numPr>
        <w:spacing w:before="120"/>
        <w:jc w:val="both"/>
        <w:rPr>
          <w:sz w:val="22"/>
        </w:rPr>
      </w:pPr>
      <w:r w:rsidRPr="004C6F01">
        <w:rPr>
          <w:sz w:val="22"/>
        </w:rPr>
        <w:t>adopt different design criteria (design into the brittle domain),</w:t>
      </w:r>
    </w:p>
    <w:p w:rsidR="00537F56" w:rsidRPr="004C6F01" w:rsidRDefault="00537F56" w:rsidP="004C6F01">
      <w:pPr>
        <w:pStyle w:val="ListParagraph"/>
        <w:numPr>
          <w:ilvl w:val="0"/>
          <w:numId w:val="1"/>
          <w:numberingChange w:id="11" w:author="zat" w:date="2011-02-08T15:21:00Z" w:original="-"/>
        </w:numPr>
        <w:spacing w:before="120"/>
        <w:jc w:val="both"/>
        <w:rPr>
          <w:sz w:val="22"/>
        </w:rPr>
      </w:pPr>
      <w:r w:rsidRPr="004C6F01">
        <w:rPr>
          <w:sz w:val="22"/>
        </w:rPr>
        <w:t xml:space="preserve">decrease the </w:t>
      </w:r>
      <w:r>
        <w:rPr>
          <w:sz w:val="22"/>
        </w:rPr>
        <w:t xml:space="preserve">proton </w:t>
      </w:r>
      <w:r w:rsidRPr="004C6F01">
        <w:rPr>
          <w:sz w:val="22"/>
        </w:rPr>
        <w:t xml:space="preserve">beam </w:t>
      </w:r>
      <w:r>
        <w:rPr>
          <w:sz w:val="22"/>
        </w:rPr>
        <w:t xml:space="preserve">maximum </w:t>
      </w:r>
      <w:r w:rsidRPr="004C6F01">
        <w:rPr>
          <w:sz w:val="22"/>
        </w:rPr>
        <w:t xml:space="preserve">current densities by </w:t>
      </w:r>
      <w:r>
        <w:rPr>
          <w:sz w:val="22"/>
        </w:rPr>
        <w:t>spreading the beam more evenly over a wider</w:t>
      </w:r>
      <w:r w:rsidRPr="004C6F01">
        <w:rPr>
          <w:sz w:val="22"/>
        </w:rPr>
        <w:t xml:space="preserve"> </w:t>
      </w:r>
      <w:r>
        <w:rPr>
          <w:sz w:val="22"/>
        </w:rPr>
        <w:t>area (flat profile or wobbling/rastering)</w:t>
      </w:r>
      <w:r w:rsidRPr="004C6F01">
        <w:rPr>
          <w:sz w:val="22"/>
        </w:rPr>
        <w:t>.</w:t>
      </w:r>
    </w:p>
    <w:p w:rsidR="00537F56" w:rsidRPr="009632CA" w:rsidRDefault="00537F56" w:rsidP="009632CA">
      <w:pPr>
        <w:spacing w:before="120"/>
        <w:jc w:val="both"/>
        <w:rPr>
          <w:sz w:val="22"/>
        </w:rPr>
      </w:pPr>
      <w:r w:rsidRPr="009632CA">
        <w:rPr>
          <w:sz w:val="22"/>
        </w:rPr>
        <w:t xml:space="preserve">With the exception of the windowless targets, stationary targets have short lifetimes at high power so that frequent target exchanges must be planned into the facility schedule. At 2.5 GeV and for a Gaussian beam profile with </w:t>
      </w:r>
      <w:r w:rsidRPr="009632CA">
        <w:rPr>
          <w:rFonts w:ascii="Symbol" w:hAnsi="Symbol"/>
          <w:i/>
          <w:sz w:val="22"/>
        </w:rPr>
        <w:t></w:t>
      </w:r>
      <w:r w:rsidRPr="009632CA">
        <w:rPr>
          <w:i/>
          <w:sz w:val="22"/>
          <w:vertAlign w:val="subscript"/>
        </w:rPr>
        <w:t>x</w:t>
      </w:r>
      <w:r w:rsidRPr="009632CA">
        <w:rPr>
          <w:sz w:val="22"/>
        </w:rPr>
        <w:t xml:space="preserve"> = 50 mm, </w:t>
      </w:r>
      <w:r w:rsidRPr="009632CA">
        <w:rPr>
          <w:rFonts w:ascii="Symbol" w:hAnsi="Symbol"/>
          <w:i/>
          <w:sz w:val="22"/>
        </w:rPr>
        <w:t></w:t>
      </w:r>
      <w:r w:rsidRPr="009632CA">
        <w:rPr>
          <w:i/>
          <w:sz w:val="22"/>
          <w:vertAlign w:val="subscript"/>
        </w:rPr>
        <w:t>y</w:t>
      </w:r>
      <w:r w:rsidRPr="009632CA">
        <w:rPr>
          <w:i/>
          <w:sz w:val="22"/>
        </w:rPr>
        <w:t xml:space="preserve"> </w:t>
      </w:r>
      <w:r w:rsidRPr="009632CA">
        <w:rPr>
          <w:sz w:val="22"/>
        </w:rPr>
        <w:t>= 15 mm, as a rule of thumb the maximum dpa rate in steels is 1 dpa per 1000 MW.hr. Taking 10 dpa as a limit for the target container vessel</w:t>
      </w:r>
      <w:r>
        <w:rPr>
          <w:sz w:val="22"/>
        </w:rPr>
        <w:t xml:space="preserve"> to ensure</w:t>
      </w:r>
      <w:r w:rsidRPr="00C85720">
        <w:rPr>
          <w:sz w:val="22"/>
        </w:rPr>
        <w:t xml:space="preserve"> </w:t>
      </w:r>
      <w:r w:rsidRPr="004C6F01">
        <w:rPr>
          <w:sz w:val="22"/>
        </w:rPr>
        <w:t>sufficient ductility and toughness remain for safe and reliable operation</w:t>
      </w:r>
      <w:r>
        <w:rPr>
          <w:sz w:val="22"/>
        </w:rPr>
        <w:t xml:space="preserve"> [</w:t>
      </w:r>
      <w:r>
        <w:rPr>
          <w:sz w:val="22"/>
        </w:rPr>
        <w:fldChar w:fldCharType="begin"/>
      </w:r>
      <w:r>
        <w:rPr>
          <w:sz w:val="22"/>
        </w:rPr>
        <w:instrText xml:space="preserve"> REF Bauer_2 </w:instrText>
      </w:r>
      <w:r>
        <w:rPr>
          <w:sz w:val="22"/>
        </w:rPr>
        <w:fldChar w:fldCharType="separate"/>
      </w:r>
      <w:r>
        <w:rPr>
          <w:noProof/>
        </w:rPr>
        <w:t>6</w:t>
      </w:r>
      <w:r>
        <w:rPr>
          <w:sz w:val="22"/>
        </w:rPr>
        <w:fldChar w:fldCharType="end"/>
      </w:r>
      <w:r>
        <w:rPr>
          <w:sz w:val="22"/>
        </w:rPr>
        <w:t>], a stationary</w:t>
      </w:r>
      <w:r w:rsidRPr="009632CA">
        <w:rPr>
          <w:sz w:val="22"/>
        </w:rPr>
        <w:t xml:space="preserve"> target would have to be changed every 21 weeks, or </w:t>
      </w:r>
      <w:del w:id="12" w:author="zat" w:date="2011-02-08T15:36:00Z">
        <w:r w:rsidRPr="009632CA" w:rsidDel="00FD428E">
          <w:rPr>
            <w:sz w:val="22"/>
          </w:rPr>
          <w:delText xml:space="preserve">roughly </w:delText>
        </w:r>
      </w:del>
      <w:ins w:id="13" w:author="zat" w:date="2011-02-08T15:36:00Z">
        <w:r>
          <w:rPr>
            <w:sz w:val="22"/>
          </w:rPr>
          <w:t>more than</w:t>
        </w:r>
        <w:r w:rsidRPr="009632CA">
          <w:rPr>
            <w:sz w:val="22"/>
          </w:rPr>
          <w:t xml:space="preserve"> </w:t>
        </w:r>
      </w:ins>
      <w:r w:rsidRPr="009632CA">
        <w:rPr>
          <w:sz w:val="22"/>
        </w:rPr>
        <w:t>twice a year, which remains acceptable for 5 MW beam power</w:t>
      </w:r>
      <w:r>
        <w:rPr>
          <w:sz w:val="22"/>
        </w:rPr>
        <w:t xml:space="preserve"> provided the maintenance schedule is compatible with the operation schedule, Figure 2</w:t>
      </w:r>
      <w:r w:rsidRPr="009632CA">
        <w:rPr>
          <w:sz w:val="22"/>
        </w:rPr>
        <w:t>.</w:t>
      </w:r>
      <w:r>
        <w:rPr>
          <w:sz w:val="22"/>
        </w:rPr>
        <w:t xml:space="preserve"> By spreading radiation damage over a much wider area, a rotating target can dilute the maximum neutron and proton radiation damage rate by a factor 30 or so and significantly increase target lifetime.</w:t>
      </w:r>
    </w:p>
    <w:p w:rsidR="00537F56" w:rsidRDefault="00537F56" w:rsidP="000E4456">
      <w:pPr>
        <w:jc w:val="both"/>
      </w:pPr>
    </w:p>
    <w:tbl>
      <w:tblPr>
        <w:tblW w:w="0" w:type="auto"/>
        <w:tblLook w:val="00BF"/>
      </w:tblPr>
      <w:tblGrid>
        <w:gridCol w:w="8856"/>
      </w:tblGrid>
      <w:tr w:rsidR="00537F56" w:rsidRPr="000B2BAB" w:rsidTr="000B2BAB">
        <w:tc>
          <w:tcPr>
            <w:tcW w:w="8856" w:type="dxa"/>
          </w:tcPr>
          <w:p w:rsidR="00537F56" w:rsidRPr="000B2BAB" w:rsidRDefault="00537F56" w:rsidP="00BC6699">
            <w:r w:rsidRPr="000B2BAB">
              <w:rPr>
                <w:noProof/>
                <w:lang w:val="de-DE"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 1" o:spid="_x0000_i1025" type="#_x0000_t75" alt="Stationary_target_lifetime.TIF" style="width:427.5pt;height:218.25pt;visibility:visible">
                  <v:imagedata r:id="rId6" o:title=""/>
                </v:shape>
              </w:pict>
            </w:r>
          </w:p>
        </w:tc>
      </w:tr>
      <w:tr w:rsidR="00537F56" w:rsidRPr="000B2BAB" w:rsidTr="000B2BAB">
        <w:tc>
          <w:tcPr>
            <w:tcW w:w="8856" w:type="dxa"/>
          </w:tcPr>
          <w:p w:rsidR="00537F56" w:rsidRPr="000B2BAB" w:rsidRDefault="00537F56" w:rsidP="000B2BAB">
            <w:pPr>
              <w:spacing w:before="120" w:after="120"/>
              <w:jc w:val="both"/>
              <w:rPr>
                <w:sz w:val="22"/>
              </w:rPr>
            </w:pPr>
            <w:r w:rsidRPr="000B2BAB">
              <w:rPr>
                <w:sz w:val="22"/>
              </w:rPr>
              <w:t>Figure 1: Peak proton charge density cumulated over lifetime of several stationary targets. The horizontal axis shows the beam energy. Targets at 575 MeV are from PSI, those at 1 GeV are from SNS, that at 1.334 GeV is from ESS2003, that at 2.5 GeV is from ESS2010 and finally those at 3 GeV are from JSNS. The point labeled “No cavitation” indicates the predicted lifetime if cavitation were not a lifetime-limiting process.</w:t>
            </w:r>
          </w:p>
        </w:tc>
      </w:tr>
    </w:tbl>
    <w:p w:rsidR="00537F56" w:rsidRDefault="00537F56" w:rsidP="00BC6699"/>
    <w:p w:rsidR="00537F56" w:rsidRDefault="00537F56"/>
    <w:tbl>
      <w:tblPr>
        <w:tblW w:w="0" w:type="auto"/>
        <w:tblLook w:val="00BF"/>
      </w:tblPr>
      <w:tblGrid>
        <w:gridCol w:w="8856"/>
      </w:tblGrid>
      <w:tr w:rsidR="00537F56" w:rsidRPr="000B2BAB" w:rsidTr="000B2BAB">
        <w:tc>
          <w:tcPr>
            <w:tcW w:w="8856" w:type="dxa"/>
          </w:tcPr>
          <w:p w:rsidR="00537F56" w:rsidRPr="000B2BAB" w:rsidRDefault="00537F56">
            <w:r w:rsidRPr="000B2BAB">
              <w:rPr>
                <w:noProof/>
                <w:lang w:val="de-DE" w:eastAsia="de-DE"/>
              </w:rPr>
              <w:pict>
                <v:shape id="O 1" o:spid="_x0000_i1026" type="#_x0000_t75" style="width:6in;height:208.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">
                  <v:imagedata r:id="rId7" o:title="" croptop="-461f" cropbottom="-382f" cropleft="-962f"/>
                  <o:lock v:ext="edit" aspectratio="f"/>
                </v:shape>
              </w:pict>
            </w:r>
          </w:p>
        </w:tc>
      </w:tr>
      <w:tr w:rsidR="00537F56" w:rsidRPr="000B2BAB" w:rsidTr="000B2BAB">
        <w:tc>
          <w:tcPr>
            <w:tcW w:w="8856" w:type="dxa"/>
          </w:tcPr>
          <w:p w:rsidR="00537F56" w:rsidRPr="000B2BAB" w:rsidRDefault="00537F56" w:rsidP="000B2BAB">
            <w:pPr>
              <w:spacing w:before="120" w:after="120"/>
              <w:jc w:val="both"/>
              <w:rPr>
                <w:sz w:val="22"/>
              </w:rPr>
            </w:pPr>
            <w:r w:rsidRPr="000B2BAB">
              <w:rPr>
                <w:sz w:val="22"/>
              </w:rPr>
              <w:t>Figure 2: Maintenance timeline for a stationary target. The duration of one operational cycle is set to 42 days, with typically 5 to 6 cycles per year.</w:t>
            </w:r>
          </w:p>
        </w:tc>
      </w:tr>
    </w:tbl>
    <w:p w:rsidR="00537F56" w:rsidRPr="001B2221" w:rsidRDefault="00537F56" w:rsidP="001B2221"/>
    <w:p w:rsidR="00537F56" w:rsidRDefault="00537F56" w:rsidP="00BC6699">
      <w:pPr>
        <w:pStyle w:val="Heading1"/>
        <w:numPr>
          <w:numberingChange w:id="14" w:author="zat" w:date="2011-02-08T15:21:00Z" w:original="%1:3:0:."/>
        </w:numPr>
      </w:pPr>
      <w:r>
        <w:t>Stationary targets</w:t>
      </w:r>
    </w:p>
    <w:p w:rsidR="00537F56" w:rsidRPr="004C6F01" w:rsidRDefault="00537F56" w:rsidP="004C6F01">
      <w:pPr>
        <w:spacing w:before="120"/>
        <w:jc w:val="both"/>
        <w:rPr>
          <w:sz w:val="22"/>
        </w:rPr>
      </w:pPr>
      <w:r w:rsidRPr="004C6F01">
        <w:rPr>
          <w:sz w:val="22"/>
        </w:rPr>
        <w:t xml:space="preserve">Stationary targets here refer to targets that do not have moving structural components but include </w:t>
      </w:r>
      <w:r>
        <w:rPr>
          <w:sz w:val="22"/>
        </w:rPr>
        <w:t>concepts</w:t>
      </w:r>
      <w:r w:rsidRPr="004C6F01">
        <w:rPr>
          <w:sz w:val="22"/>
        </w:rPr>
        <w:t xml:space="preserve"> where the </w:t>
      </w:r>
      <w:r>
        <w:rPr>
          <w:sz w:val="22"/>
        </w:rPr>
        <w:t>dense spallation</w:t>
      </w:r>
      <w:r w:rsidRPr="004C6F01">
        <w:rPr>
          <w:sz w:val="22"/>
        </w:rPr>
        <w:t xml:space="preserve"> material itself could be flowing such as the heavy liquid metal targets. The different targets considered in this family are the following:</w:t>
      </w:r>
    </w:p>
    <w:p w:rsidR="00537F56" w:rsidRDefault="00537F56" w:rsidP="004C6F01">
      <w:pPr>
        <w:pStyle w:val="ListParagraph"/>
        <w:numPr>
          <w:ilvl w:val="0"/>
          <w:numId w:val="1"/>
          <w:numberingChange w:id="15" w:author="zat" w:date="2011-02-08T15:21:00Z" w:original="-"/>
        </w:numPr>
        <w:spacing w:before="120"/>
        <w:jc w:val="both"/>
        <w:rPr>
          <w:sz w:val="22"/>
        </w:rPr>
      </w:pPr>
      <w:r w:rsidRPr="004C6F01">
        <w:rPr>
          <w:sz w:val="22"/>
        </w:rPr>
        <w:t>contained liquid metal targets (enclosed in a leak-tight vessel),</w:t>
      </w:r>
    </w:p>
    <w:p w:rsidR="00537F56" w:rsidRPr="006F7A94" w:rsidRDefault="00537F56" w:rsidP="006F7A94">
      <w:pPr>
        <w:pStyle w:val="ListParagraph"/>
        <w:numPr>
          <w:ilvl w:val="0"/>
          <w:numId w:val="1"/>
          <w:numberingChange w:id="16" w:author="zat" w:date="2011-02-08T15:21:00Z" w:original="-"/>
        </w:numPr>
        <w:spacing w:before="120"/>
        <w:jc w:val="both"/>
        <w:rPr>
          <w:sz w:val="22"/>
        </w:rPr>
      </w:pPr>
      <w:r w:rsidRPr="004C6F01">
        <w:rPr>
          <w:sz w:val="22"/>
        </w:rPr>
        <w:t>windowless liquid metal targets</w:t>
      </w:r>
      <w:r>
        <w:rPr>
          <w:sz w:val="22"/>
        </w:rPr>
        <w:t>,</w:t>
      </w:r>
    </w:p>
    <w:p w:rsidR="00537F56" w:rsidRPr="004C6F01" w:rsidRDefault="00537F56" w:rsidP="004C6F01">
      <w:pPr>
        <w:pStyle w:val="ListParagraph"/>
        <w:numPr>
          <w:ilvl w:val="0"/>
          <w:numId w:val="1"/>
          <w:numberingChange w:id="17" w:author="zat" w:date="2011-02-08T15:21:00Z" w:original="-"/>
        </w:numPr>
        <w:spacing w:before="120"/>
        <w:jc w:val="both"/>
        <w:rPr>
          <w:sz w:val="22"/>
        </w:rPr>
      </w:pPr>
      <w:r w:rsidRPr="004C6F01">
        <w:rPr>
          <w:sz w:val="22"/>
        </w:rPr>
        <w:t>stationary solid targets cooled with liquid metals, helium or water</w:t>
      </w:r>
      <w:r>
        <w:rPr>
          <w:sz w:val="22"/>
        </w:rPr>
        <w:t>.</w:t>
      </w:r>
    </w:p>
    <w:p w:rsidR="00537F56" w:rsidRPr="00F10F58" w:rsidRDefault="00537F56" w:rsidP="00BC6699">
      <w:pPr>
        <w:pStyle w:val="Heading2"/>
        <w:numPr>
          <w:numberingChange w:id="18" w:author="zat" w:date="2011-02-08T15:21:00Z" w:original="%1:3:0:.%2:1:0:."/>
        </w:numPr>
      </w:pPr>
      <w:r w:rsidRPr="00F10F58">
        <w:t>Heavy liquid metal target materials</w:t>
      </w:r>
    </w:p>
    <w:p w:rsidR="00537F56" w:rsidRDefault="00537F56" w:rsidP="004C6F01">
      <w:pPr>
        <w:spacing w:before="120"/>
        <w:jc w:val="both"/>
        <w:rPr>
          <w:sz w:val="22"/>
        </w:rPr>
      </w:pPr>
      <w:r w:rsidRPr="004C6F01">
        <w:rPr>
          <w:sz w:val="22"/>
        </w:rPr>
        <w:t xml:space="preserve">Heavy liquid metal target materials fulfill both the role of neutron production and that of coolant. Radiation damage in the liquid metal is not an issue since it does not have a structural role, although </w:t>
      </w:r>
      <w:r>
        <w:rPr>
          <w:sz w:val="22"/>
        </w:rPr>
        <w:t xml:space="preserve">radioisotopes and stable elements are produced </w:t>
      </w:r>
      <w:r w:rsidRPr="004C6F01">
        <w:rPr>
          <w:sz w:val="22"/>
        </w:rPr>
        <w:t>in large enough quantities to potentially alter its chemical and physical properties.</w:t>
      </w:r>
    </w:p>
    <w:tbl>
      <w:tblPr>
        <w:tblW w:w="0" w:type="auto"/>
        <w:tblLook w:val="00BF"/>
      </w:tblPr>
      <w:tblGrid>
        <w:gridCol w:w="8856"/>
      </w:tblGrid>
      <w:tr w:rsidR="00537F56" w:rsidRPr="000B2BAB" w:rsidTr="000B2BAB">
        <w:tc>
          <w:tcPr>
            <w:tcW w:w="8856" w:type="dxa"/>
          </w:tcPr>
          <w:p w:rsidR="00537F56" w:rsidRPr="000B2BAB" w:rsidRDefault="00537F56" w:rsidP="000B2BAB">
            <w:pPr>
              <w:spacing w:before="120"/>
              <w:jc w:val="both"/>
              <w:rPr>
                <w:sz w:val="22"/>
              </w:rPr>
            </w:pPr>
            <w:r w:rsidRPr="000B2BAB">
              <w:rPr>
                <w:noProof/>
                <w:sz w:val="22"/>
                <w:lang w:val="de-DE" w:eastAsia="de-DE"/>
              </w:rPr>
              <w:pict>
                <v:shape id="Picture 4" o:spid="_x0000_i1027" type="#_x0000_t75" style="width:430.5pt;height:300.75pt;visibility:visible">
                  <v:imagedata r:id="rId8" o:title=""/>
                </v:shape>
              </w:pict>
            </w:r>
          </w:p>
        </w:tc>
      </w:tr>
      <w:tr w:rsidR="00537F56" w:rsidRPr="000B2BAB" w:rsidTr="000B2BAB">
        <w:tc>
          <w:tcPr>
            <w:tcW w:w="8856" w:type="dxa"/>
          </w:tcPr>
          <w:p w:rsidR="00537F56" w:rsidRPr="000B2BAB" w:rsidRDefault="00537F56" w:rsidP="000B2BAB">
            <w:pPr>
              <w:spacing w:before="120"/>
              <w:jc w:val="both"/>
              <w:rPr>
                <w:sz w:val="22"/>
              </w:rPr>
            </w:pPr>
            <w:r w:rsidRPr="000B2BAB">
              <w:rPr>
                <w:sz w:val="22"/>
              </w:rPr>
              <w:t>Figure 3: Neutronics performance of ESS target concepts out of the moderator for a 1 ms pulse length.</w:t>
            </w:r>
          </w:p>
        </w:tc>
      </w:tr>
    </w:tbl>
    <w:p w:rsidR="00537F56" w:rsidRPr="004C6F01" w:rsidRDefault="00537F56" w:rsidP="004C6F01">
      <w:pPr>
        <w:spacing w:before="120"/>
        <w:jc w:val="both"/>
        <w:rPr>
          <w:sz w:val="22"/>
        </w:rPr>
      </w:pPr>
    </w:p>
    <w:p w:rsidR="00537F56" w:rsidRPr="004C6F01" w:rsidRDefault="00537F56" w:rsidP="004C6F01">
      <w:pPr>
        <w:spacing w:before="120"/>
        <w:jc w:val="both"/>
        <w:rPr>
          <w:sz w:val="22"/>
        </w:rPr>
      </w:pPr>
      <w:r w:rsidRPr="004C6F01">
        <w:rPr>
          <w:sz w:val="22"/>
        </w:rPr>
        <w:t>The liquid metals considered are mercury and</w:t>
      </w:r>
      <w:r>
        <w:rPr>
          <w:sz w:val="22"/>
        </w:rPr>
        <w:t xml:space="preserve"> pure</w:t>
      </w:r>
      <w:r w:rsidRPr="004C6F01">
        <w:rPr>
          <w:sz w:val="22"/>
        </w:rPr>
        <w:t xml:space="preserve"> lead or lead-based alloys such as lead-bismuth eutectic (LBE) or lead-gold eutectic (LGE). Mercury is liquid at room temperature </w:t>
      </w:r>
      <w:r>
        <w:rPr>
          <w:sz w:val="22"/>
        </w:rPr>
        <w:t>which greatly simplifies its</w:t>
      </w:r>
      <w:r w:rsidRPr="004C6F01">
        <w:rPr>
          <w:sz w:val="22"/>
        </w:rPr>
        <w:t xml:space="preserve"> technical implementation </w:t>
      </w:r>
      <w:r>
        <w:rPr>
          <w:sz w:val="22"/>
        </w:rPr>
        <w:t>compared with the Pb-based alloys</w:t>
      </w:r>
      <w:r w:rsidRPr="004C6F01">
        <w:rPr>
          <w:sz w:val="22"/>
        </w:rPr>
        <w:t xml:space="preserve">. It has a relatively high </w:t>
      </w:r>
      <w:del w:id="19" w:author="zat" w:date="2011-02-08T15:36:00Z">
        <w:r w:rsidRPr="004C6F01" w:rsidDel="00FD428E">
          <w:rPr>
            <w:sz w:val="22"/>
          </w:rPr>
          <w:delText xml:space="preserve">thermal </w:delText>
        </w:r>
      </w:del>
      <w:r w:rsidRPr="004C6F01">
        <w:rPr>
          <w:sz w:val="22"/>
        </w:rPr>
        <w:t>absorption cross-section</w:t>
      </w:r>
      <w:ins w:id="20" w:author="zat" w:date="2011-02-08T15:36:00Z">
        <w:r>
          <w:rPr>
            <w:sz w:val="22"/>
          </w:rPr>
          <w:t xml:space="preserve"> for thermal neutrons</w:t>
        </w:r>
      </w:ins>
      <w:r w:rsidRPr="004C6F01">
        <w:rPr>
          <w:sz w:val="22"/>
        </w:rPr>
        <w:t xml:space="preserve">, </w:t>
      </w:r>
      <w:r>
        <w:rPr>
          <w:sz w:val="22"/>
        </w:rPr>
        <w:t>an advantage</w:t>
      </w:r>
      <w:r w:rsidRPr="004C6F01">
        <w:rPr>
          <w:sz w:val="22"/>
        </w:rPr>
        <w:t xml:space="preserve"> at the operating short-pulse spallation sources SNS and JSNS</w:t>
      </w:r>
      <w:r>
        <w:rPr>
          <w:sz w:val="22"/>
        </w:rPr>
        <w:t xml:space="preserve"> since the flux of slower thermal neutrons from the target is significantly reduced, fast neutrons are incident on the moderators leaving a sharper/narrower cold neutron pulse for users. The constraints on neutron pulse width are less severe at a long pulse facility allowing for slower neutrons into the moderators. </w:t>
      </w:r>
      <w:r w:rsidRPr="001F27FF">
        <w:rPr>
          <w:sz w:val="22"/>
        </w:rPr>
        <w:t xml:space="preserve">Figure 3 shows the moderated neutron flux from a mercury target to be lower than that from a lead target despite the higher density of mercury due to </w:t>
      </w:r>
      <w:r>
        <w:rPr>
          <w:sz w:val="22"/>
        </w:rPr>
        <w:t>significant</w:t>
      </w:r>
      <w:r w:rsidRPr="004C6F01">
        <w:rPr>
          <w:sz w:val="22"/>
        </w:rPr>
        <w:t xml:space="preserve"> re-absorption of th</w:t>
      </w:r>
      <w:r>
        <w:rPr>
          <w:sz w:val="22"/>
        </w:rPr>
        <w:t>ermal neutrons within the mercury</w:t>
      </w:r>
      <w:r w:rsidRPr="004C6F01">
        <w:rPr>
          <w:sz w:val="22"/>
        </w:rPr>
        <w:t xml:space="preserve"> volume. Concerning physical properties, mercury has a boiling point of 357°C, much lower than that of lead at 1740°C, which translates into reduced margins for operation at 5 MW. Moreover mercury is highly volatile with a vapour pressure of 22 Pa at a typical operating temperature of </w:t>
      </w:r>
      <w:commentRangeStart w:id="21"/>
      <w:r w:rsidRPr="004C6F01">
        <w:rPr>
          <w:sz w:val="22"/>
        </w:rPr>
        <w:t xml:space="preserve">90°C </w:t>
      </w:r>
      <w:commentRangeEnd w:id="21"/>
      <w:r>
        <w:rPr>
          <w:rStyle w:val="CommentReference"/>
        </w:rPr>
        <w:commentReference w:id="21"/>
      </w:r>
      <w:r w:rsidRPr="004C6F01">
        <w:rPr>
          <w:sz w:val="22"/>
        </w:rPr>
        <w:t xml:space="preserve">compared with 2e-3 Pa for pure lead at 500°C, leading to increased risks of release of radioisotopes during normal operation, planned maintenance or accidental scenarios. </w:t>
      </w:r>
    </w:p>
    <w:p w:rsidR="00537F56" w:rsidRPr="004C6F01" w:rsidRDefault="00537F56" w:rsidP="004C6F01">
      <w:pPr>
        <w:spacing w:before="120"/>
        <w:jc w:val="both"/>
        <w:rPr>
          <w:sz w:val="22"/>
        </w:rPr>
      </w:pPr>
      <w:r>
        <w:rPr>
          <w:sz w:val="22"/>
        </w:rPr>
        <w:t>When comparing the different Pb-based options, LBE stands out as the liquid metal for which the most relevant experience exists. The</w:t>
      </w:r>
      <w:r w:rsidRPr="004C6F01">
        <w:rPr>
          <w:sz w:val="22"/>
        </w:rPr>
        <w:t xml:space="preserve"> </w:t>
      </w:r>
      <w:r>
        <w:rPr>
          <w:sz w:val="22"/>
        </w:rPr>
        <w:t>~</w:t>
      </w:r>
      <w:r w:rsidRPr="004C6F01">
        <w:rPr>
          <w:sz w:val="22"/>
        </w:rPr>
        <w:t xml:space="preserve">1 MW LBE MEGAPIE target that operated for 4 months at PSI provided </w:t>
      </w:r>
      <w:r>
        <w:rPr>
          <w:sz w:val="22"/>
        </w:rPr>
        <w:t xml:space="preserve">a </w:t>
      </w:r>
      <w:r w:rsidRPr="004C6F01">
        <w:rPr>
          <w:sz w:val="22"/>
        </w:rPr>
        <w:t xml:space="preserve">proof of principle for the feasibility of such a target </w:t>
      </w:r>
      <w:r>
        <w:rPr>
          <w:sz w:val="22"/>
        </w:rPr>
        <w:t>as a spallation source</w:t>
      </w:r>
      <w:r w:rsidRPr="004C6F01">
        <w:rPr>
          <w:sz w:val="22"/>
        </w:rPr>
        <w:t>. Additional experience comes from the operation of Russian submarines of the ALFA class operated with LBE-cooled fast breeder reactors of 155 MW power for 80 operational years.</w:t>
      </w:r>
      <w:r>
        <w:rPr>
          <w:sz w:val="22"/>
        </w:rPr>
        <w:t xml:space="preserve"> However, LBE</w:t>
      </w:r>
      <w:r w:rsidRPr="004C6F01">
        <w:rPr>
          <w:sz w:val="22"/>
        </w:rPr>
        <w:t xml:space="preserve"> has two considerable drawbacks:</w:t>
      </w:r>
    </w:p>
    <w:p w:rsidR="00537F56" w:rsidRPr="004C6F01" w:rsidRDefault="00537F56" w:rsidP="004C6F01">
      <w:pPr>
        <w:pStyle w:val="ListParagraph"/>
        <w:numPr>
          <w:ilvl w:val="0"/>
          <w:numId w:val="15"/>
          <w:numberingChange w:id="22" w:author="zat" w:date="2011-02-08T15:21:00Z" w:original="-"/>
        </w:numPr>
        <w:spacing w:before="120"/>
        <w:jc w:val="both"/>
        <w:rPr>
          <w:sz w:val="22"/>
        </w:rPr>
      </w:pPr>
      <w:r w:rsidRPr="004C6F01">
        <w:rPr>
          <w:sz w:val="22"/>
        </w:rPr>
        <w:t>production of radiotoxic (</w:t>
      </w:r>
      <w:r w:rsidRPr="004C6F01">
        <w:rPr>
          <w:rFonts w:ascii="Symbol" w:hAnsi="Symbol"/>
          <w:sz w:val="22"/>
        </w:rPr>
        <w:t></w:t>
      </w:r>
      <w:r w:rsidRPr="004C6F01">
        <w:rPr>
          <w:sz w:val="22"/>
        </w:rPr>
        <w:t>-emitting) polonium-210.</w:t>
      </w:r>
    </w:p>
    <w:p w:rsidR="00537F56" w:rsidRPr="004C6F01" w:rsidRDefault="00537F56" w:rsidP="004C6F01">
      <w:pPr>
        <w:pStyle w:val="ListParagraph"/>
        <w:numPr>
          <w:ilvl w:val="0"/>
          <w:numId w:val="15"/>
          <w:numberingChange w:id="23" w:author="zat" w:date="2011-02-08T15:21:00Z" w:original="-"/>
        </w:numPr>
        <w:spacing w:before="120"/>
        <w:jc w:val="both"/>
        <w:rPr>
          <w:sz w:val="22"/>
        </w:rPr>
      </w:pPr>
      <w:r w:rsidRPr="004C6F01">
        <w:rPr>
          <w:sz w:val="22"/>
        </w:rPr>
        <w:t>Expansion by re-crystallisation after solidification.</w:t>
      </w:r>
    </w:p>
    <w:p w:rsidR="00537F56" w:rsidRPr="00BC19F9" w:rsidRDefault="00537F56" w:rsidP="00BC19F9">
      <w:pPr>
        <w:spacing w:before="120"/>
        <w:jc w:val="both"/>
        <w:rPr>
          <w:sz w:val="22"/>
        </w:rPr>
      </w:pPr>
      <w:r>
        <w:rPr>
          <w:sz w:val="22"/>
        </w:rPr>
        <w:t xml:space="preserve">The evaporation behaviour of </w:t>
      </w:r>
      <w:commentRangeStart w:id="24"/>
      <w:r w:rsidRPr="00C33624">
        <w:rPr>
          <w:sz w:val="22"/>
          <w:vertAlign w:val="superscript"/>
        </w:rPr>
        <w:t>206</w:t>
      </w:r>
      <w:r>
        <w:rPr>
          <w:sz w:val="22"/>
        </w:rPr>
        <w:t>Po was measured and found to be similar in pure lead, LBE and LGE [</w:t>
      </w:r>
      <w:r>
        <w:rPr>
          <w:sz w:val="22"/>
        </w:rPr>
        <w:fldChar w:fldCharType="begin"/>
      </w:r>
      <w:r>
        <w:rPr>
          <w:sz w:val="22"/>
        </w:rPr>
        <w:instrText xml:space="preserve"> REF Neuhausen_1 \h </w:instrText>
      </w:r>
      <w:r w:rsidRPr="00F76A39">
        <w:rPr>
          <w:color w:val="0000FF"/>
          <w:sz w:val="22"/>
        </w:rPr>
      </w:r>
      <w:r>
        <w:rPr>
          <w:sz w:val="22"/>
        </w:rPr>
        <w:fldChar w:fldCharType="separate"/>
      </w:r>
      <w:r>
        <w:rPr>
          <w:noProof/>
        </w:rPr>
        <w:t>7</w:t>
      </w:r>
      <w:r>
        <w:rPr>
          <w:sz w:val="22"/>
        </w:rPr>
        <w:fldChar w:fldCharType="end"/>
      </w:r>
      <w:commentRangeEnd w:id="24"/>
      <w:r>
        <w:rPr>
          <w:rStyle w:val="CommentReference"/>
        </w:rPr>
        <w:commentReference w:id="24"/>
      </w:r>
      <w:r>
        <w:rPr>
          <w:sz w:val="22"/>
        </w:rPr>
        <w:t>]. Results show a good retention of Po in the Pb-based liquid metals up to 600-700°C. Although Po evaporation is not expected to be significant for normal operating conditions, reducing the source term is one of the more fundamental goals when licensing a spallation facility to demonstrate the safety case can be handled in accidental scenarios. With 100 to 1000 times less Po produced in pure lead or LGE, these two options have been proposed as alternatives to LBE.</w:t>
      </w:r>
    </w:p>
    <w:p w:rsidR="00537F56" w:rsidRPr="004C6F01" w:rsidRDefault="00537F56" w:rsidP="004C6F01">
      <w:pPr>
        <w:spacing w:before="120"/>
        <w:jc w:val="both"/>
        <w:rPr>
          <w:sz w:val="22"/>
        </w:rPr>
      </w:pPr>
      <w:r>
        <w:rPr>
          <w:sz w:val="22"/>
        </w:rPr>
        <w:t>Comparative studies on the corrosion behaviour of LGE and LBE in contact with SS316L on two separate but identical loops showed LGE to be far more corrosive. The concentrations of dissolves species in the LGE (m.p. 212°C) was significantly higher, especially for Ni but also Fe and Cr, when compared with LBE (m.p. 125°C), at two different test temperatures of 400°C and 450°C [</w:t>
      </w:r>
      <w:r>
        <w:rPr>
          <w:sz w:val="22"/>
        </w:rPr>
        <w:fldChar w:fldCharType="begin"/>
      </w:r>
      <w:r>
        <w:rPr>
          <w:sz w:val="22"/>
        </w:rPr>
        <w:instrText xml:space="preserve"> REF Schumann_1 \h </w:instrText>
      </w:r>
      <w:r w:rsidRPr="00F76A39">
        <w:rPr>
          <w:color w:val="0000FF"/>
          <w:sz w:val="22"/>
        </w:rPr>
      </w:r>
      <w:r>
        <w:rPr>
          <w:sz w:val="22"/>
        </w:rPr>
        <w:fldChar w:fldCharType="separate"/>
      </w:r>
      <w:r>
        <w:rPr>
          <w:noProof/>
        </w:rPr>
        <w:t>8</w:t>
      </w:r>
      <w:r>
        <w:rPr>
          <w:sz w:val="22"/>
        </w:rPr>
        <w:fldChar w:fldCharType="end"/>
      </w:r>
      <w:r>
        <w:rPr>
          <w:sz w:val="22"/>
        </w:rPr>
        <w:t xml:space="preserve">]. Further work is required to identify a structural material (e.g. T91) with acceptable LGE corrosion resistance. </w:t>
      </w:r>
    </w:p>
    <w:p w:rsidR="00537F56" w:rsidRPr="004C6F01" w:rsidRDefault="00537F56" w:rsidP="004C6F01">
      <w:pPr>
        <w:spacing w:before="120"/>
        <w:jc w:val="both"/>
        <w:rPr>
          <w:sz w:val="22"/>
        </w:rPr>
      </w:pPr>
      <w:r>
        <w:rPr>
          <w:sz w:val="22"/>
        </w:rPr>
        <w:t xml:space="preserve">Since pure lead it is not </w:t>
      </w:r>
      <w:r w:rsidRPr="004C6F01">
        <w:rPr>
          <w:sz w:val="22"/>
        </w:rPr>
        <w:t>an alloy its properties under irradiation with uncontrolled cooling and heating rates do not introduce the additional uncertainties of those of LBE or LGE. One disadvantage of Pb is the high melting point leading to the highest oper</w:t>
      </w:r>
      <w:r>
        <w:rPr>
          <w:sz w:val="22"/>
        </w:rPr>
        <w:t>ation temperature range of the liquid metals</w:t>
      </w:r>
      <w:r w:rsidRPr="004C6F01">
        <w:rPr>
          <w:sz w:val="22"/>
        </w:rPr>
        <w:t xml:space="preserve"> being compared here. Although a higher operating temperature can lead to faster self-annealing of radiation damage in structural components exposed to proton and neutron fluxes, it accelerates corrosion in the entire loop</w:t>
      </w:r>
      <w:r>
        <w:rPr>
          <w:sz w:val="22"/>
        </w:rPr>
        <w:t>, decreases yield strength,</w:t>
      </w:r>
      <w:r w:rsidRPr="004C6F01">
        <w:rPr>
          <w:sz w:val="22"/>
        </w:rPr>
        <w:t xml:space="preserve"> and increases </w:t>
      </w:r>
      <w:r>
        <w:rPr>
          <w:sz w:val="22"/>
        </w:rPr>
        <w:t xml:space="preserve">creep and </w:t>
      </w:r>
      <w:r w:rsidRPr="004C6F01">
        <w:rPr>
          <w:sz w:val="22"/>
        </w:rPr>
        <w:t>release of radioactive species.</w:t>
      </w:r>
    </w:p>
    <w:p w:rsidR="00537F56" w:rsidRPr="004C6F01" w:rsidRDefault="00537F56" w:rsidP="004C6F01">
      <w:pPr>
        <w:spacing w:before="120"/>
        <w:jc w:val="both"/>
        <w:rPr>
          <w:sz w:val="22"/>
        </w:rPr>
      </w:pPr>
      <w:r w:rsidRPr="004C6F01">
        <w:rPr>
          <w:sz w:val="22"/>
        </w:rPr>
        <w:t>The choice of one Pb-based target material over another must be made weighing available data, carefully estimating the safety implications and establishing realistic R&amp;D requirements. LBE is well known and its drawbacks can be extrapolated to the ESS case early in the design phase. LGE offers at first glance an attractive alternative although more knowledge must be acquired of its corrosion effects on structural materials, and of the complex radiochemistry</w:t>
      </w:r>
      <w:r>
        <w:rPr>
          <w:sz w:val="22"/>
        </w:rPr>
        <w:t xml:space="preserve"> (e.g. </w:t>
      </w:r>
      <w:r w:rsidRPr="004C6F01">
        <w:rPr>
          <w:sz w:val="22"/>
        </w:rPr>
        <w:t>much larger production rates of the highly volatile mercury isotopes</w:t>
      </w:r>
      <w:r>
        <w:rPr>
          <w:sz w:val="22"/>
        </w:rPr>
        <w:t>)</w:t>
      </w:r>
      <w:r w:rsidRPr="004C6F01">
        <w:rPr>
          <w:sz w:val="22"/>
        </w:rPr>
        <w:t>. Pure lead has its challenges which are mostly of a technical nature, i.e. ope</w:t>
      </w:r>
      <w:r>
        <w:rPr>
          <w:sz w:val="22"/>
        </w:rPr>
        <w:t>rating an entire loop above 400°</w:t>
      </w:r>
      <w:r w:rsidRPr="004C6F01">
        <w:rPr>
          <w:sz w:val="22"/>
        </w:rPr>
        <w:t>C.</w:t>
      </w:r>
    </w:p>
    <w:p w:rsidR="00537F56" w:rsidRDefault="00537F56" w:rsidP="00BC6699">
      <w:pPr>
        <w:jc w:val="both"/>
      </w:pPr>
      <w:r>
        <w:br w:type="page"/>
      </w:r>
    </w:p>
    <w:p w:rsidR="00537F56" w:rsidRPr="00836A62" w:rsidRDefault="00537F56" w:rsidP="00BC6699">
      <w:pPr>
        <w:pStyle w:val="Heading2"/>
        <w:numPr>
          <w:numberingChange w:id="25" w:author="zat" w:date="2011-02-08T15:21:00Z" w:original="%1:3:0:.%2:2:0:."/>
        </w:numPr>
      </w:pPr>
      <w:r w:rsidRPr="00836A62">
        <w:t>Cross-flow</w:t>
      </w:r>
      <w:r>
        <w:t xml:space="preserve"> enclosed</w:t>
      </w:r>
      <w:r w:rsidRPr="00836A62">
        <w:t xml:space="preserve"> liquid metal target</w:t>
      </w:r>
    </w:p>
    <w:p w:rsidR="00537F56" w:rsidRPr="001F27FF" w:rsidRDefault="00537F56" w:rsidP="008A0157">
      <w:pPr>
        <w:spacing w:before="120"/>
        <w:jc w:val="both"/>
        <w:rPr>
          <w:sz w:val="22"/>
        </w:rPr>
      </w:pPr>
      <w:r w:rsidRPr="004C6F01">
        <w:rPr>
          <w:sz w:val="22"/>
        </w:rPr>
        <w:t>Preliminary fluid dynamics calculations of LBE targets to keep the beam entrance window at an acceptably low temperature whilst ensuring removal of the heat in the target bulk show that it is feasible to operate a stationary liquid metal target at 5 MW</w:t>
      </w:r>
      <w:r w:rsidRPr="004C6F01">
        <w:rPr>
          <w:sz w:val="22"/>
          <w:vertAlign w:val="subscript"/>
        </w:rPr>
        <w:t>b</w:t>
      </w:r>
      <w:r w:rsidRPr="004C6F01">
        <w:rPr>
          <w:sz w:val="22"/>
        </w:rPr>
        <w:t>. As an example, for 2.25 MW deposited in a LBE target with a LBE mass flow rate of 155 kg.s</w:t>
      </w:r>
      <w:r w:rsidRPr="004C6F01">
        <w:rPr>
          <w:sz w:val="22"/>
          <w:vertAlign w:val="superscript"/>
        </w:rPr>
        <w:t>-1</w:t>
      </w:r>
      <w:r w:rsidRPr="004C6F01">
        <w:rPr>
          <w:sz w:val="22"/>
        </w:rPr>
        <w:t xml:space="preserve"> and inlet temperature of 200°C, first results of the optimization of a cross-flow target with flow guides and horizontal inclined plates show promising results: a maximum fluid and structural temperature </w:t>
      </w:r>
      <w:commentRangeStart w:id="26"/>
      <w:r w:rsidRPr="004C6F01">
        <w:rPr>
          <w:sz w:val="22"/>
        </w:rPr>
        <w:t>of 350°C</w:t>
      </w:r>
      <w:r>
        <w:rPr>
          <w:sz w:val="22"/>
        </w:rPr>
        <w:t xml:space="preserve"> </w:t>
      </w:r>
      <w:commentRangeEnd w:id="26"/>
      <w:r>
        <w:rPr>
          <w:rStyle w:val="CommentReference"/>
        </w:rPr>
        <w:commentReference w:id="26"/>
      </w:r>
      <w:r>
        <w:rPr>
          <w:sz w:val="22"/>
        </w:rPr>
        <w:t>(</w:t>
      </w:r>
      <w:r w:rsidRPr="00F354DB">
        <w:rPr>
          <w:sz w:val="22"/>
        </w:rPr>
        <w:t>Figure 4</w:t>
      </w:r>
      <w:r>
        <w:rPr>
          <w:sz w:val="22"/>
        </w:rPr>
        <w:t>)</w:t>
      </w:r>
      <w:r w:rsidRPr="004C6F01">
        <w:rPr>
          <w:sz w:val="22"/>
        </w:rPr>
        <w:t>, a maximum velocity of 3.55 m.s</w:t>
      </w:r>
      <w:r w:rsidRPr="004C6F01">
        <w:rPr>
          <w:sz w:val="22"/>
          <w:vertAlign w:val="superscript"/>
        </w:rPr>
        <w:t>-1</w:t>
      </w:r>
      <w:r w:rsidRPr="004C6F01">
        <w:rPr>
          <w:sz w:val="22"/>
        </w:rPr>
        <w:t xml:space="preserve"> at the beam entrance window and a pressure drop of 0.3 bar (a factor 5 lower than the 1.5 bar of the ESS2003 Hg design).</w:t>
      </w:r>
      <w:r>
        <w:rPr>
          <w:sz w:val="22"/>
        </w:rPr>
        <w:t xml:space="preserve"> The high flow velocities would be a corrosion concern requiring further analysis.</w:t>
      </w:r>
      <w:r w:rsidRPr="004C6F01">
        <w:rPr>
          <w:sz w:val="22"/>
        </w:rPr>
        <w:t xml:space="preserve"> Transient simulations show a stable flow field with no significant fluctuations in the temperature distribution. For comparison, the SNS target operates routinely with a mass flow rate of 330 kg.s</w:t>
      </w:r>
      <w:r w:rsidRPr="004C6F01">
        <w:rPr>
          <w:sz w:val="22"/>
          <w:vertAlign w:val="superscript"/>
        </w:rPr>
        <w:t>-1</w:t>
      </w:r>
      <w:r w:rsidRPr="004C6F01">
        <w:rPr>
          <w:sz w:val="22"/>
        </w:rPr>
        <w:t>. Increasing the flow rate of the LBE target described here would provide a good margin for operation at 5 MW</w:t>
      </w:r>
      <w:r w:rsidRPr="004C6F01">
        <w:rPr>
          <w:sz w:val="22"/>
          <w:vertAlign w:val="subscript"/>
        </w:rPr>
        <w:t>b</w:t>
      </w:r>
      <w:r w:rsidRPr="004C6F01">
        <w:rPr>
          <w:sz w:val="22"/>
        </w:rPr>
        <w:t xml:space="preserve"> and allow for operation beyond this beam power level.</w:t>
      </w:r>
    </w:p>
    <w:tbl>
      <w:tblPr>
        <w:tblW w:w="0" w:type="auto"/>
        <w:tblLook w:val="00BF"/>
      </w:tblPr>
      <w:tblGrid>
        <w:gridCol w:w="4280"/>
        <w:gridCol w:w="4576"/>
      </w:tblGrid>
      <w:tr w:rsidR="00537F56" w:rsidRPr="000B2BAB" w:rsidTr="000B2BAB">
        <w:tc>
          <w:tcPr>
            <w:tcW w:w="4280" w:type="dxa"/>
          </w:tcPr>
          <w:p w:rsidR="00537F56" w:rsidRPr="000B2BAB" w:rsidRDefault="00537F56" w:rsidP="000B2BAB">
            <w:pPr>
              <w:jc w:val="both"/>
            </w:pPr>
            <w:r w:rsidRPr="000B2BAB">
              <w:rPr>
                <w:noProof/>
                <w:lang w:val="de-DE" w:eastAsia="de-DE"/>
              </w:rPr>
              <w:pict>
                <v:shape id="_x0000_i1028" type="#_x0000_t75" alt="Geometry_V4" style="width:186pt;height:126pt;visibility:visible">
                  <v:imagedata r:id="rId9" o:title="" croptop="5270f" cropbottom="9267f" cropleft="7622f" cropright="5097f" chromakey="white"/>
                </v:shape>
              </w:pict>
            </w:r>
          </w:p>
        </w:tc>
        <w:tc>
          <w:tcPr>
            <w:tcW w:w="4576" w:type="dxa"/>
          </w:tcPr>
          <w:p w:rsidR="00537F56" w:rsidRPr="000B2BAB" w:rsidRDefault="00537F56" w:rsidP="000B2BAB">
            <w:pPr>
              <w:jc w:val="both"/>
            </w:pPr>
            <w:r w:rsidRPr="000B2BAB">
              <w:rPr>
                <w:noProof/>
                <w:lang w:val="de-DE" w:eastAsia="de-DE"/>
              </w:rPr>
              <w:pict>
                <v:shape id="P 3" o:spid="_x0000_i1029" type="#_x0000_t75" alt="TemperatureClip_V4" style="width:213pt;height:131.25pt;visibility:visible">
                  <v:imagedata r:id="rId10" o:title="" cropbottom="7251f" chromakey="white"/>
                </v:shape>
              </w:pict>
            </w:r>
          </w:p>
        </w:tc>
      </w:tr>
      <w:tr w:rsidR="00537F56" w:rsidRPr="000B2BAB" w:rsidTr="000B2BAB">
        <w:tc>
          <w:tcPr>
            <w:tcW w:w="4280" w:type="dxa"/>
          </w:tcPr>
          <w:p w:rsidR="00537F56" w:rsidRPr="000B2BAB" w:rsidRDefault="00537F56" w:rsidP="000B2BAB">
            <w:pPr>
              <w:jc w:val="both"/>
              <w:rPr>
                <w:sz w:val="22"/>
              </w:rPr>
            </w:pPr>
            <w:r w:rsidRPr="000B2BAB">
              <w:rPr>
                <w:sz w:val="22"/>
              </w:rPr>
              <w:t>a)</w:t>
            </w:r>
          </w:p>
        </w:tc>
        <w:tc>
          <w:tcPr>
            <w:tcW w:w="4576" w:type="dxa"/>
          </w:tcPr>
          <w:p w:rsidR="00537F56" w:rsidRPr="000B2BAB" w:rsidRDefault="00537F56" w:rsidP="000B2BAB">
            <w:pPr>
              <w:jc w:val="both"/>
              <w:rPr>
                <w:sz w:val="22"/>
              </w:rPr>
            </w:pPr>
            <w:r w:rsidRPr="000B2BAB">
              <w:rPr>
                <w:sz w:val="22"/>
              </w:rPr>
              <w:t>b)</w:t>
            </w:r>
          </w:p>
        </w:tc>
      </w:tr>
      <w:tr w:rsidR="00537F56" w:rsidRPr="000B2BAB" w:rsidTr="000B2BAB">
        <w:tc>
          <w:tcPr>
            <w:tcW w:w="8856" w:type="dxa"/>
            <w:gridSpan w:val="2"/>
          </w:tcPr>
          <w:p w:rsidR="00537F56" w:rsidRPr="000B2BAB" w:rsidRDefault="00537F56" w:rsidP="000B2BAB">
            <w:pPr>
              <w:spacing w:before="120" w:after="120"/>
              <w:jc w:val="both"/>
              <w:rPr>
                <w:sz w:val="22"/>
              </w:rPr>
            </w:pPr>
            <w:r w:rsidRPr="000B2BAB">
              <w:rPr>
                <w:sz w:val="22"/>
              </w:rPr>
              <w:t>Figure 4: LBE cross-flow target layout and internal positioning of vertical flow guides and horizontal inclined plates a) and target vessel temperature profile b).</w:t>
            </w:r>
          </w:p>
        </w:tc>
      </w:tr>
    </w:tbl>
    <w:p w:rsidR="00537F56" w:rsidRDefault="00537F56" w:rsidP="00BC6699">
      <w:pPr>
        <w:jc w:val="both"/>
      </w:pPr>
    </w:p>
    <w:p w:rsidR="00537F56" w:rsidRPr="00923E38" w:rsidRDefault="00537F56" w:rsidP="00BC6699">
      <w:pPr>
        <w:pStyle w:val="Heading2"/>
        <w:numPr>
          <w:numberingChange w:id="27" w:author="zat" w:date="2011-02-08T15:21:00Z" w:original="%1:3:0:.%2:3:0:."/>
        </w:numPr>
      </w:pPr>
      <w:r w:rsidRPr="00923E38">
        <w:t>Windowless liquid metal target</w:t>
      </w:r>
    </w:p>
    <w:p w:rsidR="00537F56" w:rsidRDefault="00537F56" w:rsidP="00DB30CA">
      <w:pPr>
        <w:jc w:val="both"/>
        <w:rPr>
          <w:sz w:val="22"/>
        </w:rPr>
      </w:pPr>
      <w:r>
        <w:rPr>
          <w:sz w:val="22"/>
        </w:rPr>
        <w:t>Windowless targets have been proposed for a number of spallation applications, with studies such as those for PDS-XADS (600 MeV, 6 mA, 3 MW</w:t>
      </w:r>
      <w:r w:rsidRPr="00F61BD1">
        <w:rPr>
          <w:sz w:val="22"/>
          <w:vertAlign w:val="subscript"/>
        </w:rPr>
        <w:t>e</w:t>
      </w:r>
      <w:r>
        <w:rPr>
          <w:sz w:val="22"/>
        </w:rPr>
        <w:t>, 2.6 MW</w:t>
      </w:r>
      <w:r w:rsidRPr="00F61BD1">
        <w:rPr>
          <w:sz w:val="22"/>
          <w:vertAlign w:val="subscript"/>
        </w:rPr>
        <w:t>th</w:t>
      </w:r>
      <w:r>
        <w:rPr>
          <w:sz w:val="22"/>
        </w:rPr>
        <w:t>) and EFIT (800 MeV protons, 20 mA, 16 MW</w:t>
      </w:r>
      <w:r w:rsidRPr="00F61BD1">
        <w:rPr>
          <w:sz w:val="22"/>
          <w:vertAlign w:val="subscript"/>
        </w:rPr>
        <w:t>e</w:t>
      </w:r>
      <w:r>
        <w:rPr>
          <w:sz w:val="22"/>
        </w:rPr>
        <w:t>, 11 MW</w:t>
      </w:r>
      <w:r w:rsidRPr="00F61BD1">
        <w:rPr>
          <w:sz w:val="22"/>
          <w:vertAlign w:val="subscript"/>
        </w:rPr>
        <w:t>th</w:t>
      </w:r>
      <w:r>
        <w:rPr>
          <w:sz w:val="22"/>
        </w:rPr>
        <w:t xml:space="preserve">). Investigations of a windowless target for MYRRHA were also carried out, although the latest preferred solution is a design with a window. With the accumulated experience in this field and improvements in simulation tools, a windowless target option was studied for ESS. A modular design was proposed with separate target, pump and heat exchanger modules. The proton beam enters the target containment through a double safety window, so that although the target is windowless in the sense that there is no structural element directly in contact with the liquid metal at the point where the beam is incident on it, a safety window is present further upstream, </w:t>
      </w:r>
      <w:r w:rsidRPr="00F354DB">
        <w:rPr>
          <w:sz w:val="22"/>
        </w:rPr>
        <w:t>Figure 5.</w:t>
      </w:r>
    </w:p>
    <w:p w:rsidR="00537F56" w:rsidRPr="00C71D53" w:rsidRDefault="00537F56" w:rsidP="00DB30CA">
      <w:pPr>
        <w:rPr>
          <w:sz w:val="22"/>
        </w:rPr>
      </w:pPr>
      <w:r w:rsidRPr="00C71D53">
        <w:rPr>
          <w:sz w:val="22"/>
        </w:rPr>
        <w:t xml:space="preserve">Transient thermohydraulic simulations were carried out </w:t>
      </w:r>
      <w:r>
        <w:rPr>
          <w:sz w:val="22"/>
        </w:rPr>
        <w:t xml:space="preserve">to estimate the mean flow and temperature distributions within the target module using RANS (Reynolds averaged Navier Stokes) </w:t>
      </w:r>
      <w:r w:rsidRPr="00C71D53">
        <w:rPr>
          <w:sz w:val="22"/>
        </w:rPr>
        <w:t>with the following conditions:</w:t>
      </w:r>
    </w:p>
    <w:p w:rsidR="00537F56" w:rsidRPr="00C71D53" w:rsidRDefault="00537F56" w:rsidP="00DB30CA">
      <w:pPr>
        <w:pStyle w:val="ListParagraph"/>
        <w:numPr>
          <w:ilvl w:val="0"/>
          <w:numId w:val="20"/>
          <w:numberingChange w:id="28" w:author="zat" w:date="2011-02-08T15:21:00Z" w:original="-"/>
        </w:numPr>
        <w:rPr>
          <w:sz w:val="22"/>
        </w:rPr>
      </w:pPr>
      <w:r w:rsidRPr="00C71D53">
        <w:rPr>
          <w:sz w:val="22"/>
        </w:rPr>
        <w:t>average jet velocity 1-2 m/s,</w:t>
      </w:r>
    </w:p>
    <w:p w:rsidR="00537F56" w:rsidRPr="00C71D53" w:rsidRDefault="00537F56" w:rsidP="00DB30CA">
      <w:pPr>
        <w:pStyle w:val="ListParagraph"/>
        <w:numPr>
          <w:ilvl w:val="0"/>
          <w:numId w:val="20"/>
          <w:numberingChange w:id="29" w:author="zat" w:date="2011-02-08T15:21:00Z" w:original="-"/>
        </w:numPr>
        <w:rPr>
          <w:sz w:val="22"/>
        </w:rPr>
      </w:pPr>
      <w:r w:rsidRPr="00C71D53">
        <w:rPr>
          <w:sz w:val="22"/>
        </w:rPr>
        <w:t>LBE inlet temperature: 200°C,</w:t>
      </w:r>
    </w:p>
    <w:p w:rsidR="00537F56" w:rsidRPr="00C71D53" w:rsidRDefault="00537F56" w:rsidP="00DB30CA">
      <w:pPr>
        <w:pStyle w:val="ListParagraph"/>
        <w:numPr>
          <w:ilvl w:val="0"/>
          <w:numId w:val="20"/>
          <w:numberingChange w:id="30" w:author="zat" w:date="2011-02-08T15:21:00Z" w:original="-"/>
        </w:numPr>
        <w:rPr>
          <w:sz w:val="22"/>
        </w:rPr>
      </w:pPr>
      <w:r>
        <w:rPr>
          <w:sz w:val="22"/>
        </w:rPr>
        <w:t>Boundary conditions: a</w:t>
      </w:r>
      <w:r w:rsidRPr="00C71D53">
        <w:rPr>
          <w:sz w:val="22"/>
        </w:rPr>
        <w:t>diabatic walls,</w:t>
      </w:r>
      <w:r>
        <w:rPr>
          <w:sz w:val="22"/>
        </w:rPr>
        <w:t xml:space="preserve"> no slip at walls, free surface</w:t>
      </w:r>
    </w:p>
    <w:p w:rsidR="00537F56" w:rsidRPr="00C71D53" w:rsidRDefault="00537F56" w:rsidP="00DB30CA">
      <w:pPr>
        <w:pStyle w:val="ListParagraph"/>
        <w:numPr>
          <w:ilvl w:val="0"/>
          <w:numId w:val="20"/>
          <w:numberingChange w:id="31" w:author="zat" w:date="2011-02-08T15:21:00Z" w:original="-"/>
        </w:numPr>
        <w:rPr>
          <w:sz w:val="22"/>
        </w:rPr>
      </w:pPr>
      <w:r w:rsidRPr="00C71D53">
        <w:rPr>
          <w:sz w:val="22"/>
        </w:rPr>
        <w:t>LBE properties are a function of temperature (</w:t>
      </w:r>
      <w:r w:rsidRPr="00C71D53">
        <w:rPr>
          <w:rFonts w:ascii="Symbol" w:hAnsi="Symbol"/>
          <w:sz w:val="22"/>
        </w:rPr>
        <w:t></w:t>
      </w:r>
      <w:r w:rsidRPr="00C71D53">
        <w:rPr>
          <w:sz w:val="22"/>
        </w:rPr>
        <w:t>,</w:t>
      </w:r>
      <w:r w:rsidRPr="00C71D53">
        <w:rPr>
          <w:rFonts w:ascii="Symbol" w:hAnsi="Symbol"/>
          <w:sz w:val="22"/>
        </w:rPr>
        <w:t></w:t>
      </w:r>
      <w:r w:rsidRPr="00C71D53">
        <w:rPr>
          <w:sz w:val="22"/>
        </w:rPr>
        <w:t>,</w:t>
      </w:r>
      <w:r w:rsidRPr="00C71D53">
        <w:rPr>
          <w:rFonts w:ascii="Symbol" w:hAnsi="Symbol"/>
          <w:sz w:val="22"/>
        </w:rPr>
        <w:t></w:t>
      </w:r>
      <w:r w:rsidRPr="00C71D53">
        <w:rPr>
          <w:rFonts w:ascii="Symbol" w:hAnsi="Symbol"/>
          <w:sz w:val="22"/>
        </w:rPr>
        <w:t></w:t>
      </w:r>
      <w:r w:rsidRPr="00C71D53">
        <w:rPr>
          <w:rFonts w:ascii="Symbol" w:hAnsi="Symbol"/>
          <w:sz w:val="22"/>
        </w:rPr>
        <w:t></w:t>
      </w:r>
      <w:r w:rsidRPr="00C71D53">
        <w:rPr>
          <w:sz w:val="22"/>
        </w:rPr>
        <w:t>).</w:t>
      </w:r>
    </w:p>
    <w:p w:rsidR="00537F56" w:rsidRPr="00C71D53" w:rsidRDefault="00537F56" w:rsidP="00DB30CA">
      <w:pPr>
        <w:rPr>
          <w:sz w:val="22"/>
        </w:rPr>
      </w:pPr>
      <w:r w:rsidRPr="00C71D53">
        <w:rPr>
          <w:sz w:val="22"/>
        </w:rPr>
        <w:t xml:space="preserve">The results show a stable supercritical free surface with an acceptable maximum fluid temperature of </w:t>
      </w:r>
      <w:commentRangeStart w:id="32"/>
      <w:r w:rsidRPr="00C71D53">
        <w:rPr>
          <w:sz w:val="22"/>
        </w:rPr>
        <w:t xml:space="preserve">434°C </w:t>
      </w:r>
      <w:commentRangeEnd w:id="32"/>
      <w:r>
        <w:rPr>
          <w:rStyle w:val="CommentReference"/>
        </w:rPr>
        <w:commentReference w:id="32"/>
      </w:r>
      <w:r w:rsidRPr="00C71D53">
        <w:rPr>
          <w:sz w:val="22"/>
        </w:rPr>
        <w:t xml:space="preserve">(356°C at 2 m/s average jet velocity). The channel walls stay at a reasonably low temperature, with an operation temperature range between </w:t>
      </w:r>
      <w:r>
        <w:rPr>
          <w:sz w:val="22"/>
        </w:rPr>
        <w:t>280 and 35</w:t>
      </w:r>
      <w:r w:rsidRPr="00C71D53">
        <w:rPr>
          <w:sz w:val="22"/>
        </w:rPr>
        <w:t>0°C</w:t>
      </w:r>
      <w:r>
        <w:rPr>
          <w:sz w:val="22"/>
        </w:rPr>
        <w:t>.</w:t>
      </w:r>
    </w:p>
    <w:tbl>
      <w:tblPr>
        <w:tblW w:w="0" w:type="auto"/>
        <w:tblLook w:val="00BF"/>
      </w:tblPr>
      <w:tblGrid>
        <w:gridCol w:w="4428"/>
        <w:gridCol w:w="4428"/>
      </w:tblGrid>
      <w:tr w:rsidR="00537F56" w:rsidRPr="000B2BAB" w:rsidTr="000B2BAB">
        <w:tc>
          <w:tcPr>
            <w:tcW w:w="4428" w:type="dxa"/>
          </w:tcPr>
          <w:p w:rsidR="00537F56" w:rsidRPr="000B2BAB" w:rsidRDefault="00537F56" w:rsidP="000B2BAB">
            <w:pPr>
              <w:jc w:val="center"/>
              <w:rPr>
                <w:sz w:val="22"/>
              </w:rPr>
            </w:pPr>
            <w:r w:rsidRPr="000B2BAB">
              <w:rPr>
                <w:noProof/>
                <w:sz w:val="22"/>
                <w:lang w:val="de-DE" w:eastAsia="de-DE"/>
              </w:rPr>
              <w:pict>
                <v:shape id="Picture 1" o:spid="_x0000_i1030" type="#_x0000_t75" style="width:209.25pt;height:129.75pt;visibility:visible">
                  <v:imagedata r:id="rId11" o:title=""/>
                </v:shape>
              </w:pict>
            </w:r>
          </w:p>
        </w:tc>
        <w:tc>
          <w:tcPr>
            <w:tcW w:w="4428" w:type="dxa"/>
          </w:tcPr>
          <w:p w:rsidR="00537F56" w:rsidRPr="000B2BAB" w:rsidRDefault="00537F56" w:rsidP="000B2BAB">
            <w:pPr>
              <w:jc w:val="center"/>
              <w:rPr>
                <w:sz w:val="22"/>
              </w:rPr>
            </w:pPr>
            <w:r w:rsidRPr="000B2BAB">
              <w:rPr>
                <w:noProof/>
                <w:sz w:val="22"/>
                <w:lang w:val="de-DE" w:eastAsia="de-DE"/>
              </w:rPr>
              <w:pict>
                <v:shape id="Picture 6" o:spid="_x0000_i1031" type="#_x0000_t75" style="width:190.5pt;height:137.25pt;visibility:visible">
                  <v:imagedata r:id="rId12" o:title=""/>
                </v:shape>
              </w:pict>
            </w:r>
          </w:p>
        </w:tc>
      </w:tr>
      <w:tr w:rsidR="00537F56" w:rsidRPr="000B2BAB" w:rsidTr="000B2BAB">
        <w:tc>
          <w:tcPr>
            <w:tcW w:w="8856" w:type="dxa"/>
            <w:gridSpan w:val="2"/>
          </w:tcPr>
          <w:p w:rsidR="00537F56" w:rsidRPr="000B2BAB" w:rsidRDefault="00537F56" w:rsidP="000B2BAB">
            <w:pPr>
              <w:spacing w:before="120" w:after="120"/>
              <w:jc w:val="both"/>
              <w:rPr>
                <w:sz w:val="22"/>
              </w:rPr>
            </w:pPr>
            <w:r w:rsidRPr="000B2BAB">
              <w:rPr>
                <w:sz w:val="22"/>
              </w:rPr>
              <w:t>Figure 5: Left. Windowless target module schematic, showing PbBi flow direction, incident horizontal beam path, 15° inclination of the free surface and flow guides required to regulate the flow. Right. Neutron flux distribution (no units).</w:t>
            </w:r>
          </w:p>
        </w:tc>
      </w:tr>
    </w:tbl>
    <w:p w:rsidR="00537F56" w:rsidRDefault="00537F56" w:rsidP="00DB30CA">
      <w:pPr>
        <w:jc w:val="both"/>
        <w:rPr>
          <w:sz w:val="22"/>
        </w:rPr>
      </w:pPr>
      <w:r>
        <w:rPr>
          <w:sz w:val="22"/>
        </w:rPr>
        <w:tab/>
      </w:r>
    </w:p>
    <w:p w:rsidR="00537F56" w:rsidRDefault="00537F56" w:rsidP="00DB30CA">
      <w:pPr>
        <w:jc w:val="both"/>
        <w:rPr>
          <w:sz w:val="22"/>
        </w:rPr>
      </w:pPr>
      <w:r>
        <w:rPr>
          <w:sz w:val="22"/>
        </w:rPr>
        <w:t>MCNPx (version 2.7a, with the CEM cascade model) simulations with nominal beam parameters for a PbBi target enclosed in a SS316 frame show that the side walls reach the highest level of damage. The side walls reach 14 dpa</w:t>
      </w:r>
      <w:r w:rsidRPr="00805615">
        <w:rPr>
          <w:sz w:val="22"/>
          <w:vertAlign w:val="subscript"/>
        </w:rPr>
        <w:t>NRT</w:t>
      </w:r>
      <w:r>
        <w:rPr>
          <w:sz w:val="22"/>
        </w:rPr>
        <w:t xml:space="preserve">/fpy (here 1 fpy = 5000hrs), 200 appm of He and 1000 appm of H, </w:t>
      </w:r>
      <w:r w:rsidRPr="00F354DB">
        <w:rPr>
          <w:sz w:val="22"/>
        </w:rPr>
        <w:t>Table 2.</w:t>
      </w:r>
      <w:r w:rsidRPr="00D671EE">
        <w:rPr>
          <w:sz w:val="22"/>
        </w:rPr>
        <w:t xml:space="preserve"> </w:t>
      </w:r>
      <w:r>
        <w:rPr>
          <w:sz w:val="22"/>
        </w:rPr>
        <w:t xml:space="preserve">A dedicated program was established to extend dpa cross-sections using the binary collision approximation method up to 2.5 GeV for Fe, Cr, Ni and </w:t>
      </w:r>
      <w:r w:rsidRPr="00BD2206">
        <w:rPr>
          <w:sz w:val="22"/>
        </w:rPr>
        <w:t>He.</w:t>
      </w:r>
      <w:r>
        <w:rPr>
          <w:color w:val="0000FF"/>
          <w:sz w:val="22"/>
        </w:rPr>
        <w:t xml:space="preserve"> </w:t>
      </w:r>
      <w:r>
        <w:rPr>
          <w:sz w:val="22"/>
        </w:rPr>
        <w:t>Using the same model yielded 4 dpa</w:t>
      </w:r>
      <w:r w:rsidRPr="00805615">
        <w:rPr>
          <w:sz w:val="22"/>
          <w:vertAlign w:val="subscript"/>
        </w:rPr>
        <w:t>BCA</w:t>
      </w:r>
      <w:r>
        <w:rPr>
          <w:sz w:val="22"/>
        </w:rPr>
        <w:t>/fpy for the side walls. The bottom wall has a direct view of the beam so hydrogen</w:t>
      </w:r>
      <w:r w:rsidRPr="00D671EE">
        <w:rPr>
          <w:sz w:val="22"/>
        </w:rPr>
        <w:t xml:space="preserve"> and h</w:t>
      </w:r>
      <w:r>
        <w:rPr>
          <w:sz w:val="22"/>
        </w:rPr>
        <w:t>elium</w:t>
      </w:r>
      <w:r w:rsidRPr="00D671EE">
        <w:rPr>
          <w:sz w:val="22"/>
        </w:rPr>
        <w:t xml:space="preserve"> production rates in the </w:t>
      </w:r>
      <w:r>
        <w:rPr>
          <w:sz w:val="22"/>
        </w:rPr>
        <w:t>side and bottom walls are essentially the same</w:t>
      </w:r>
      <w:r w:rsidRPr="00D671EE">
        <w:rPr>
          <w:sz w:val="22"/>
        </w:rPr>
        <w:t>.</w:t>
      </w:r>
      <w:r w:rsidRPr="00AA2409">
        <w:rPr>
          <w:sz w:val="22"/>
        </w:rPr>
        <w:t xml:space="preserve"> </w:t>
      </w:r>
      <w:r>
        <w:rPr>
          <w:sz w:val="22"/>
        </w:rPr>
        <w:t>The dpa</w:t>
      </w:r>
      <w:r w:rsidRPr="0060185E">
        <w:rPr>
          <w:sz w:val="22"/>
          <w:vertAlign w:val="subscript"/>
        </w:rPr>
        <w:t>NRT</w:t>
      </w:r>
      <w:r>
        <w:rPr>
          <w:sz w:val="22"/>
        </w:rPr>
        <w:t xml:space="preserve"> rate per MW.hr is a factor ~ 3 lower for a windowless target compared to a stationary enclosed “window” target at 2.5 GeV and opens up the possibility of operating such a target for over 1 yr.</w:t>
      </w:r>
    </w:p>
    <w:p w:rsidR="00537F56" w:rsidRDefault="00537F56" w:rsidP="00AA4CD0">
      <w:pPr>
        <w:jc w:val="both"/>
        <w:rPr>
          <w:sz w:val="22"/>
        </w:rPr>
      </w:pPr>
    </w:p>
    <w:p w:rsidR="00537F56" w:rsidRDefault="00537F56" w:rsidP="00AA4CD0">
      <w:pPr>
        <w:keepNext/>
        <w:keepLines/>
        <w:spacing w:before="120" w:after="120"/>
        <w:jc w:val="both"/>
        <w:rPr>
          <w:sz w:val="22"/>
        </w:rPr>
      </w:pPr>
      <w:r>
        <w:rPr>
          <w:sz w:val="22"/>
        </w:rPr>
        <w:t>Table 2: Comparison of displacement damage, hydrogen and helium production rates in the windowless 2010 design with values for the “window” 2003 study and for an ADS target.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1548"/>
        <w:gridCol w:w="1260"/>
        <w:gridCol w:w="1170"/>
        <w:gridCol w:w="990"/>
        <w:gridCol w:w="1080"/>
        <w:gridCol w:w="1170"/>
        <w:gridCol w:w="1440"/>
      </w:tblGrid>
      <w:tr w:rsidR="00537F56" w:rsidRPr="000B2BAB" w:rsidTr="000B2BAB">
        <w:tc>
          <w:tcPr>
            <w:tcW w:w="1548" w:type="dxa"/>
            <w:tcBorders>
              <w:top w:val="double" w:sz="4" w:space="0" w:color="auto"/>
              <w:left w:val="nil"/>
              <w:right w:val="nil"/>
            </w:tcBorders>
          </w:tcPr>
          <w:p w:rsidR="00537F56" w:rsidRPr="000B2BAB" w:rsidRDefault="00537F56" w:rsidP="000B2BAB">
            <w:pPr>
              <w:keepNext/>
              <w:keepLines/>
              <w:jc w:val="both"/>
              <w:rPr>
                <w:sz w:val="22"/>
              </w:rPr>
            </w:pPr>
            <w:r w:rsidRPr="000B2BAB">
              <w:rPr>
                <w:sz w:val="22"/>
              </w:rPr>
              <w:t>Parameter</w:t>
            </w:r>
          </w:p>
        </w:tc>
        <w:tc>
          <w:tcPr>
            <w:tcW w:w="1260" w:type="dxa"/>
            <w:tcBorders>
              <w:top w:val="double" w:sz="4" w:space="0" w:color="auto"/>
              <w:left w:val="nil"/>
              <w:right w:val="nil"/>
            </w:tcBorders>
          </w:tcPr>
          <w:p w:rsidR="00537F56" w:rsidRPr="000B2BAB" w:rsidRDefault="00537F56" w:rsidP="000B2BAB">
            <w:pPr>
              <w:keepNext/>
              <w:keepLines/>
              <w:jc w:val="both"/>
              <w:rPr>
                <w:sz w:val="22"/>
              </w:rPr>
            </w:pPr>
            <w:r w:rsidRPr="000B2BAB">
              <w:rPr>
                <w:sz w:val="22"/>
              </w:rPr>
              <w:t>Units</w:t>
            </w:r>
          </w:p>
        </w:tc>
        <w:tc>
          <w:tcPr>
            <w:tcW w:w="1170" w:type="dxa"/>
            <w:tcBorders>
              <w:top w:val="double" w:sz="4" w:space="0" w:color="auto"/>
              <w:left w:val="nil"/>
              <w:right w:val="nil"/>
            </w:tcBorders>
          </w:tcPr>
          <w:p w:rsidR="00537F56" w:rsidRPr="000B2BAB" w:rsidRDefault="00537F56" w:rsidP="000B2BAB">
            <w:pPr>
              <w:keepNext/>
              <w:keepLines/>
              <w:jc w:val="center"/>
              <w:rPr>
                <w:sz w:val="22"/>
              </w:rPr>
            </w:pPr>
            <w:r w:rsidRPr="000B2BAB">
              <w:rPr>
                <w:sz w:val="22"/>
              </w:rPr>
              <w:t>ADS</w:t>
            </w:r>
          </w:p>
        </w:tc>
        <w:tc>
          <w:tcPr>
            <w:tcW w:w="2070" w:type="dxa"/>
            <w:gridSpan w:val="2"/>
            <w:tcBorders>
              <w:top w:val="double" w:sz="4" w:space="0" w:color="auto"/>
              <w:left w:val="nil"/>
              <w:right w:val="nil"/>
            </w:tcBorders>
          </w:tcPr>
          <w:p w:rsidR="00537F56" w:rsidRPr="000B2BAB" w:rsidRDefault="00537F56" w:rsidP="000B2BAB">
            <w:pPr>
              <w:keepNext/>
              <w:keepLines/>
              <w:jc w:val="center"/>
              <w:rPr>
                <w:sz w:val="22"/>
              </w:rPr>
            </w:pPr>
            <w:r w:rsidRPr="000B2BAB">
              <w:rPr>
                <w:sz w:val="22"/>
              </w:rPr>
              <w:t>ESS 2003 Study</w:t>
            </w:r>
          </w:p>
        </w:tc>
        <w:tc>
          <w:tcPr>
            <w:tcW w:w="2610" w:type="dxa"/>
            <w:gridSpan w:val="2"/>
            <w:tcBorders>
              <w:top w:val="double" w:sz="4" w:space="0" w:color="auto"/>
              <w:left w:val="nil"/>
              <w:right w:val="nil"/>
            </w:tcBorders>
          </w:tcPr>
          <w:p w:rsidR="00537F56" w:rsidRPr="000B2BAB" w:rsidRDefault="00537F56" w:rsidP="000B2BAB">
            <w:pPr>
              <w:keepNext/>
              <w:keepLines/>
              <w:jc w:val="center"/>
              <w:rPr>
                <w:sz w:val="22"/>
              </w:rPr>
            </w:pPr>
            <w:r w:rsidRPr="000B2BAB">
              <w:rPr>
                <w:sz w:val="22"/>
              </w:rPr>
              <w:t>ESS 2010 Study</w:t>
            </w:r>
          </w:p>
        </w:tc>
      </w:tr>
      <w:tr w:rsidR="00537F56" w:rsidRPr="000B2BAB" w:rsidTr="000B2BAB">
        <w:tc>
          <w:tcPr>
            <w:tcW w:w="1548" w:type="dxa"/>
            <w:tcBorders>
              <w:left w:val="nil"/>
              <w:bottom w:val="nil"/>
              <w:right w:val="nil"/>
            </w:tcBorders>
          </w:tcPr>
          <w:p w:rsidR="00537F56" w:rsidRPr="000B2BAB" w:rsidRDefault="00537F56" w:rsidP="000B2BAB">
            <w:pPr>
              <w:keepNext/>
              <w:keepLines/>
              <w:jc w:val="both"/>
              <w:rPr>
                <w:sz w:val="22"/>
              </w:rPr>
            </w:pPr>
            <w:r w:rsidRPr="000B2BAB">
              <w:rPr>
                <w:sz w:val="22"/>
              </w:rPr>
              <w:t>Proton energy</w:t>
            </w:r>
          </w:p>
        </w:tc>
        <w:tc>
          <w:tcPr>
            <w:tcW w:w="1260" w:type="dxa"/>
            <w:tcBorders>
              <w:left w:val="nil"/>
              <w:bottom w:val="nil"/>
              <w:right w:val="nil"/>
            </w:tcBorders>
          </w:tcPr>
          <w:p w:rsidR="00537F56" w:rsidRPr="000B2BAB" w:rsidRDefault="00537F56" w:rsidP="000B2BAB">
            <w:pPr>
              <w:keepNext/>
              <w:keepLines/>
              <w:jc w:val="both"/>
              <w:rPr>
                <w:sz w:val="22"/>
              </w:rPr>
            </w:pPr>
            <w:r w:rsidRPr="000B2BAB">
              <w:rPr>
                <w:sz w:val="22"/>
              </w:rPr>
              <w:t>GeV</w:t>
            </w:r>
          </w:p>
        </w:tc>
        <w:tc>
          <w:tcPr>
            <w:tcW w:w="1170" w:type="dxa"/>
            <w:tcBorders>
              <w:left w:val="nil"/>
              <w:bottom w:val="nil"/>
              <w:right w:val="nil"/>
            </w:tcBorders>
          </w:tcPr>
          <w:p w:rsidR="00537F56" w:rsidRPr="000B2BAB" w:rsidRDefault="00537F56" w:rsidP="000B2BAB">
            <w:pPr>
              <w:keepNext/>
              <w:keepLines/>
              <w:jc w:val="center"/>
              <w:rPr>
                <w:sz w:val="22"/>
              </w:rPr>
            </w:pPr>
            <w:r w:rsidRPr="000B2BAB">
              <w:rPr>
                <w:sz w:val="22"/>
              </w:rPr>
              <w:t>0.6</w:t>
            </w:r>
          </w:p>
        </w:tc>
        <w:tc>
          <w:tcPr>
            <w:tcW w:w="2070" w:type="dxa"/>
            <w:gridSpan w:val="2"/>
            <w:tcBorders>
              <w:left w:val="nil"/>
              <w:bottom w:val="nil"/>
              <w:right w:val="nil"/>
            </w:tcBorders>
          </w:tcPr>
          <w:p w:rsidR="00537F56" w:rsidRPr="000B2BAB" w:rsidRDefault="00537F56" w:rsidP="000B2BAB">
            <w:pPr>
              <w:keepNext/>
              <w:keepLines/>
              <w:jc w:val="center"/>
              <w:rPr>
                <w:sz w:val="22"/>
              </w:rPr>
            </w:pPr>
            <w:r w:rsidRPr="000B2BAB">
              <w:rPr>
                <w:sz w:val="22"/>
              </w:rPr>
              <w:t>1.3</w:t>
            </w:r>
          </w:p>
        </w:tc>
        <w:tc>
          <w:tcPr>
            <w:tcW w:w="2610" w:type="dxa"/>
            <w:gridSpan w:val="2"/>
            <w:tcBorders>
              <w:left w:val="nil"/>
              <w:bottom w:val="nil"/>
              <w:right w:val="nil"/>
            </w:tcBorders>
          </w:tcPr>
          <w:p w:rsidR="00537F56" w:rsidRPr="000B2BAB" w:rsidRDefault="00537F56" w:rsidP="000B2BAB">
            <w:pPr>
              <w:keepNext/>
              <w:keepLines/>
              <w:jc w:val="center"/>
              <w:rPr>
                <w:sz w:val="22"/>
              </w:rPr>
            </w:pPr>
            <w:r w:rsidRPr="000B2BAB">
              <w:rPr>
                <w:sz w:val="22"/>
              </w:rPr>
              <w:t>2.5</w:t>
            </w:r>
          </w:p>
        </w:tc>
      </w:tr>
      <w:tr w:rsidR="00537F56" w:rsidRPr="000B2BAB" w:rsidTr="000B2BAB">
        <w:tc>
          <w:tcPr>
            <w:tcW w:w="1548" w:type="dxa"/>
            <w:tcBorders>
              <w:top w:val="nil"/>
              <w:left w:val="nil"/>
              <w:bottom w:val="nil"/>
              <w:right w:val="nil"/>
            </w:tcBorders>
          </w:tcPr>
          <w:p w:rsidR="00537F56" w:rsidRPr="000B2BAB" w:rsidRDefault="00537F56" w:rsidP="000B2BAB">
            <w:pPr>
              <w:keepNext/>
              <w:keepLines/>
              <w:jc w:val="both"/>
              <w:rPr>
                <w:sz w:val="22"/>
              </w:rPr>
            </w:pPr>
            <w:r w:rsidRPr="000B2BAB">
              <w:rPr>
                <w:sz w:val="22"/>
              </w:rPr>
              <w:t>Beam current</w:t>
            </w:r>
          </w:p>
        </w:tc>
        <w:tc>
          <w:tcPr>
            <w:tcW w:w="1260" w:type="dxa"/>
            <w:tcBorders>
              <w:top w:val="nil"/>
              <w:left w:val="nil"/>
              <w:bottom w:val="nil"/>
              <w:right w:val="nil"/>
            </w:tcBorders>
          </w:tcPr>
          <w:p w:rsidR="00537F56" w:rsidRPr="000B2BAB" w:rsidRDefault="00537F56" w:rsidP="000B2BAB">
            <w:pPr>
              <w:keepNext/>
              <w:keepLines/>
              <w:jc w:val="both"/>
              <w:rPr>
                <w:sz w:val="22"/>
              </w:rPr>
            </w:pPr>
            <w:r w:rsidRPr="000B2BAB">
              <w:rPr>
                <w:sz w:val="22"/>
              </w:rPr>
              <w:t>mA</w:t>
            </w:r>
          </w:p>
        </w:tc>
        <w:tc>
          <w:tcPr>
            <w:tcW w:w="1170" w:type="dxa"/>
            <w:tcBorders>
              <w:top w:val="nil"/>
              <w:left w:val="nil"/>
              <w:bottom w:val="nil"/>
              <w:right w:val="nil"/>
            </w:tcBorders>
          </w:tcPr>
          <w:p w:rsidR="00537F56" w:rsidRPr="000B2BAB" w:rsidRDefault="00537F56" w:rsidP="000B2BAB">
            <w:pPr>
              <w:keepNext/>
              <w:keepLines/>
              <w:jc w:val="center"/>
              <w:rPr>
                <w:sz w:val="22"/>
              </w:rPr>
            </w:pPr>
            <w:r w:rsidRPr="000B2BAB">
              <w:rPr>
                <w:sz w:val="22"/>
              </w:rPr>
              <w:t>2.46</w:t>
            </w:r>
          </w:p>
        </w:tc>
        <w:tc>
          <w:tcPr>
            <w:tcW w:w="2070" w:type="dxa"/>
            <w:gridSpan w:val="2"/>
            <w:tcBorders>
              <w:top w:val="nil"/>
              <w:left w:val="nil"/>
              <w:bottom w:val="nil"/>
              <w:right w:val="nil"/>
            </w:tcBorders>
          </w:tcPr>
          <w:p w:rsidR="00537F56" w:rsidRPr="000B2BAB" w:rsidRDefault="00537F56" w:rsidP="000B2BAB">
            <w:pPr>
              <w:keepNext/>
              <w:keepLines/>
              <w:jc w:val="center"/>
              <w:rPr>
                <w:sz w:val="22"/>
              </w:rPr>
            </w:pPr>
            <w:r w:rsidRPr="000B2BAB">
              <w:rPr>
                <w:sz w:val="22"/>
              </w:rPr>
              <w:t>3.75</w:t>
            </w:r>
          </w:p>
        </w:tc>
        <w:tc>
          <w:tcPr>
            <w:tcW w:w="2610" w:type="dxa"/>
            <w:gridSpan w:val="2"/>
            <w:tcBorders>
              <w:top w:val="nil"/>
              <w:left w:val="nil"/>
              <w:bottom w:val="nil"/>
              <w:right w:val="nil"/>
            </w:tcBorders>
          </w:tcPr>
          <w:p w:rsidR="00537F56" w:rsidRPr="000B2BAB" w:rsidRDefault="00537F56" w:rsidP="000B2BAB">
            <w:pPr>
              <w:keepNext/>
              <w:keepLines/>
              <w:jc w:val="center"/>
              <w:rPr>
                <w:sz w:val="22"/>
              </w:rPr>
            </w:pPr>
            <w:r w:rsidRPr="000B2BAB">
              <w:rPr>
                <w:sz w:val="22"/>
              </w:rPr>
              <w:t>2</w:t>
            </w:r>
          </w:p>
        </w:tc>
      </w:tr>
      <w:tr w:rsidR="00537F56" w:rsidRPr="000B2BAB" w:rsidTr="000B2BAB">
        <w:tc>
          <w:tcPr>
            <w:tcW w:w="1548" w:type="dxa"/>
            <w:tcBorders>
              <w:top w:val="nil"/>
              <w:left w:val="nil"/>
              <w:right w:val="nil"/>
            </w:tcBorders>
          </w:tcPr>
          <w:p w:rsidR="00537F56" w:rsidRPr="000B2BAB" w:rsidRDefault="00537F56" w:rsidP="000B2BAB">
            <w:pPr>
              <w:keepNext/>
              <w:keepLines/>
              <w:jc w:val="both"/>
              <w:rPr>
                <w:sz w:val="22"/>
              </w:rPr>
            </w:pPr>
            <w:r w:rsidRPr="000B2BAB">
              <w:rPr>
                <w:sz w:val="22"/>
              </w:rPr>
              <w:t>Beam power</w:t>
            </w:r>
          </w:p>
        </w:tc>
        <w:tc>
          <w:tcPr>
            <w:tcW w:w="1260" w:type="dxa"/>
            <w:tcBorders>
              <w:top w:val="nil"/>
              <w:left w:val="nil"/>
              <w:right w:val="nil"/>
            </w:tcBorders>
          </w:tcPr>
          <w:p w:rsidR="00537F56" w:rsidRPr="000B2BAB" w:rsidRDefault="00537F56" w:rsidP="000B2BAB">
            <w:pPr>
              <w:keepNext/>
              <w:keepLines/>
              <w:jc w:val="both"/>
              <w:rPr>
                <w:sz w:val="22"/>
              </w:rPr>
            </w:pPr>
            <w:r w:rsidRPr="000B2BAB">
              <w:rPr>
                <w:sz w:val="22"/>
              </w:rPr>
              <w:t>MW</w:t>
            </w:r>
          </w:p>
        </w:tc>
        <w:tc>
          <w:tcPr>
            <w:tcW w:w="1170" w:type="dxa"/>
            <w:tcBorders>
              <w:top w:val="nil"/>
              <w:left w:val="nil"/>
              <w:right w:val="nil"/>
            </w:tcBorders>
          </w:tcPr>
          <w:p w:rsidR="00537F56" w:rsidRPr="000B2BAB" w:rsidRDefault="00537F56" w:rsidP="000B2BAB">
            <w:pPr>
              <w:keepNext/>
              <w:keepLines/>
              <w:jc w:val="center"/>
              <w:rPr>
                <w:sz w:val="22"/>
              </w:rPr>
            </w:pPr>
            <w:r w:rsidRPr="000B2BAB">
              <w:rPr>
                <w:sz w:val="22"/>
              </w:rPr>
              <w:t>1.5</w:t>
            </w:r>
          </w:p>
        </w:tc>
        <w:tc>
          <w:tcPr>
            <w:tcW w:w="2070" w:type="dxa"/>
            <w:gridSpan w:val="2"/>
            <w:tcBorders>
              <w:top w:val="nil"/>
              <w:left w:val="nil"/>
              <w:right w:val="nil"/>
            </w:tcBorders>
          </w:tcPr>
          <w:p w:rsidR="00537F56" w:rsidRPr="000B2BAB" w:rsidRDefault="00537F56" w:rsidP="000B2BAB">
            <w:pPr>
              <w:keepNext/>
              <w:keepLines/>
              <w:jc w:val="center"/>
              <w:rPr>
                <w:sz w:val="22"/>
              </w:rPr>
            </w:pPr>
            <w:r w:rsidRPr="000B2BAB">
              <w:rPr>
                <w:sz w:val="22"/>
              </w:rPr>
              <w:t>5</w:t>
            </w:r>
          </w:p>
        </w:tc>
        <w:tc>
          <w:tcPr>
            <w:tcW w:w="2610" w:type="dxa"/>
            <w:gridSpan w:val="2"/>
            <w:tcBorders>
              <w:top w:val="nil"/>
              <w:left w:val="nil"/>
              <w:right w:val="nil"/>
            </w:tcBorders>
          </w:tcPr>
          <w:p w:rsidR="00537F56" w:rsidRPr="000B2BAB" w:rsidRDefault="00537F56" w:rsidP="000B2BAB">
            <w:pPr>
              <w:keepNext/>
              <w:keepLines/>
              <w:jc w:val="center"/>
              <w:rPr>
                <w:sz w:val="22"/>
              </w:rPr>
            </w:pPr>
            <w:r w:rsidRPr="000B2BAB">
              <w:rPr>
                <w:sz w:val="22"/>
              </w:rPr>
              <w:t>5</w:t>
            </w:r>
          </w:p>
        </w:tc>
      </w:tr>
      <w:tr w:rsidR="00537F56" w:rsidRPr="000B2BAB" w:rsidTr="000B2BAB">
        <w:tc>
          <w:tcPr>
            <w:tcW w:w="1548" w:type="dxa"/>
            <w:tcBorders>
              <w:left w:val="nil"/>
              <w:right w:val="nil"/>
            </w:tcBorders>
          </w:tcPr>
          <w:p w:rsidR="00537F56" w:rsidRPr="000B2BAB" w:rsidRDefault="00537F56" w:rsidP="000B2BAB">
            <w:pPr>
              <w:keepNext/>
              <w:keepLines/>
              <w:jc w:val="both"/>
              <w:rPr>
                <w:sz w:val="22"/>
              </w:rPr>
            </w:pPr>
            <w:r w:rsidRPr="000B2BAB">
              <w:rPr>
                <w:sz w:val="22"/>
              </w:rPr>
              <w:t>Position</w:t>
            </w:r>
          </w:p>
        </w:tc>
        <w:tc>
          <w:tcPr>
            <w:tcW w:w="1260" w:type="dxa"/>
            <w:tcBorders>
              <w:left w:val="nil"/>
              <w:right w:val="nil"/>
            </w:tcBorders>
          </w:tcPr>
          <w:p w:rsidR="00537F56" w:rsidRPr="000B2BAB" w:rsidRDefault="00537F56" w:rsidP="000B2BAB">
            <w:pPr>
              <w:keepNext/>
              <w:keepLines/>
              <w:jc w:val="both"/>
              <w:rPr>
                <w:sz w:val="22"/>
              </w:rPr>
            </w:pPr>
            <w:r w:rsidRPr="000B2BAB">
              <w:rPr>
                <w:sz w:val="22"/>
              </w:rPr>
              <w:t>-</w:t>
            </w:r>
          </w:p>
        </w:tc>
        <w:tc>
          <w:tcPr>
            <w:tcW w:w="1170" w:type="dxa"/>
            <w:tcBorders>
              <w:left w:val="nil"/>
              <w:right w:val="nil"/>
            </w:tcBorders>
          </w:tcPr>
          <w:p w:rsidR="00537F56" w:rsidRPr="000B2BAB" w:rsidRDefault="00537F56" w:rsidP="000B2BAB">
            <w:pPr>
              <w:keepNext/>
              <w:keepLines/>
              <w:jc w:val="both"/>
              <w:rPr>
                <w:sz w:val="22"/>
              </w:rPr>
            </w:pPr>
            <w:r w:rsidRPr="000B2BAB">
              <w:rPr>
                <w:sz w:val="22"/>
              </w:rPr>
              <w:t>BEW</w:t>
            </w:r>
          </w:p>
        </w:tc>
        <w:tc>
          <w:tcPr>
            <w:tcW w:w="990" w:type="dxa"/>
            <w:tcBorders>
              <w:left w:val="nil"/>
              <w:right w:val="nil"/>
            </w:tcBorders>
          </w:tcPr>
          <w:p w:rsidR="00537F56" w:rsidRPr="000B2BAB" w:rsidRDefault="00537F56" w:rsidP="000B2BAB">
            <w:pPr>
              <w:keepNext/>
              <w:keepLines/>
              <w:jc w:val="both"/>
              <w:rPr>
                <w:sz w:val="22"/>
              </w:rPr>
            </w:pPr>
            <w:r w:rsidRPr="000B2BAB">
              <w:rPr>
                <w:sz w:val="22"/>
              </w:rPr>
              <w:t>Target</w:t>
            </w:r>
          </w:p>
        </w:tc>
        <w:tc>
          <w:tcPr>
            <w:tcW w:w="1080" w:type="dxa"/>
            <w:tcBorders>
              <w:left w:val="nil"/>
              <w:right w:val="nil"/>
            </w:tcBorders>
          </w:tcPr>
          <w:p w:rsidR="00537F56" w:rsidRPr="000B2BAB" w:rsidRDefault="00537F56" w:rsidP="000B2BAB">
            <w:pPr>
              <w:keepNext/>
              <w:keepLines/>
              <w:jc w:val="both"/>
              <w:rPr>
                <w:sz w:val="22"/>
              </w:rPr>
            </w:pPr>
            <w:r w:rsidRPr="000B2BAB">
              <w:rPr>
                <w:sz w:val="22"/>
              </w:rPr>
              <w:t>Reflector</w:t>
            </w:r>
          </w:p>
        </w:tc>
        <w:tc>
          <w:tcPr>
            <w:tcW w:w="1170" w:type="dxa"/>
            <w:tcBorders>
              <w:left w:val="nil"/>
              <w:right w:val="nil"/>
            </w:tcBorders>
          </w:tcPr>
          <w:p w:rsidR="00537F56" w:rsidRPr="000B2BAB" w:rsidRDefault="00537F56" w:rsidP="000B2BAB">
            <w:pPr>
              <w:keepNext/>
              <w:keepLines/>
              <w:jc w:val="both"/>
              <w:rPr>
                <w:sz w:val="22"/>
              </w:rPr>
            </w:pPr>
            <w:r w:rsidRPr="000B2BAB">
              <w:rPr>
                <w:sz w:val="22"/>
              </w:rPr>
              <w:t xml:space="preserve"> Side wall</w:t>
            </w:r>
          </w:p>
        </w:tc>
        <w:tc>
          <w:tcPr>
            <w:tcW w:w="1440" w:type="dxa"/>
            <w:tcBorders>
              <w:left w:val="nil"/>
              <w:right w:val="nil"/>
            </w:tcBorders>
          </w:tcPr>
          <w:p w:rsidR="00537F56" w:rsidRPr="000B2BAB" w:rsidRDefault="00537F56" w:rsidP="000B2BAB">
            <w:pPr>
              <w:keepNext/>
              <w:keepLines/>
              <w:jc w:val="both"/>
              <w:rPr>
                <w:sz w:val="22"/>
              </w:rPr>
            </w:pPr>
            <w:r w:rsidRPr="000B2BAB">
              <w:rPr>
                <w:sz w:val="22"/>
              </w:rPr>
              <w:t>Bottom wall</w:t>
            </w:r>
          </w:p>
        </w:tc>
      </w:tr>
      <w:tr w:rsidR="00537F56" w:rsidRPr="000B2BAB" w:rsidTr="000B2BAB">
        <w:tc>
          <w:tcPr>
            <w:tcW w:w="1548" w:type="dxa"/>
            <w:tcBorders>
              <w:left w:val="nil"/>
              <w:bottom w:val="nil"/>
              <w:right w:val="nil"/>
            </w:tcBorders>
          </w:tcPr>
          <w:p w:rsidR="00537F56" w:rsidRPr="000B2BAB" w:rsidRDefault="00537F56" w:rsidP="000B2BAB">
            <w:pPr>
              <w:keepNext/>
              <w:keepLines/>
              <w:jc w:val="both"/>
              <w:rPr>
                <w:sz w:val="22"/>
              </w:rPr>
            </w:pPr>
            <w:r w:rsidRPr="000B2BAB">
              <w:rPr>
                <w:sz w:val="22"/>
              </w:rPr>
              <w:t>Damage rate</w:t>
            </w:r>
          </w:p>
        </w:tc>
        <w:tc>
          <w:tcPr>
            <w:tcW w:w="1260" w:type="dxa"/>
            <w:tcBorders>
              <w:left w:val="nil"/>
              <w:bottom w:val="nil"/>
              <w:right w:val="nil"/>
            </w:tcBorders>
          </w:tcPr>
          <w:p w:rsidR="00537F56" w:rsidRPr="000B2BAB" w:rsidRDefault="00537F56" w:rsidP="000B2BAB">
            <w:pPr>
              <w:keepNext/>
              <w:keepLines/>
              <w:jc w:val="both"/>
              <w:rPr>
                <w:sz w:val="22"/>
              </w:rPr>
            </w:pPr>
            <w:r w:rsidRPr="000B2BAB">
              <w:rPr>
                <w:sz w:val="22"/>
              </w:rPr>
              <w:t>dpa</w:t>
            </w:r>
            <w:r w:rsidRPr="000B2BAB">
              <w:rPr>
                <w:sz w:val="22"/>
                <w:vertAlign w:val="subscript"/>
              </w:rPr>
              <w:t>NRT</w:t>
            </w:r>
            <w:r w:rsidRPr="000B2BAB">
              <w:rPr>
                <w:sz w:val="22"/>
              </w:rPr>
              <w:t>/fpy</w:t>
            </w:r>
          </w:p>
        </w:tc>
        <w:tc>
          <w:tcPr>
            <w:tcW w:w="1170" w:type="dxa"/>
            <w:tcBorders>
              <w:left w:val="nil"/>
              <w:bottom w:val="nil"/>
              <w:right w:val="nil"/>
            </w:tcBorders>
          </w:tcPr>
          <w:p w:rsidR="00537F56" w:rsidRPr="000B2BAB" w:rsidRDefault="00537F56" w:rsidP="000B2BAB">
            <w:pPr>
              <w:keepNext/>
              <w:keepLines/>
              <w:jc w:val="both"/>
              <w:rPr>
                <w:sz w:val="22"/>
              </w:rPr>
            </w:pPr>
            <w:r w:rsidRPr="000B2BAB">
              <w:rPr>
                <w:sz w:val="22"/>
              </w:rPr>
              <w:t>32</w:t>
            </w:r>
          </w:p>
        </w:tc>
        <w:tc>
          <w:tcPr>
            <w:tcW w:w="990" w:type="dxa"/>
            <w:tcBorders>
              <w:left w:val="nil"/>
              <w:bottom w:val="nil"/>
              <w:right w:val="nil"/>
            </w:tcBorders>
          </w:tcPr>
          <w:p w:rsidR="00537F56" w:rsidRPr="000B2BAB" w:rsidRDefault="00537F56" w:rsidP="000B2BAB">
            <w:pPr>
              <w:keepNext/>
              <w:keepLines/>
              <w:jc w:val="both"/>
              <w:rPr>
                <w:sz w:val="22"/>
              </w:rPr>
            </w:pPr>
            <w:r w:rsidRPr="000B2BAB">
              <w:rPr>
                <w:sz w:val="22"/>
              </w:rPr>
              <w:t>33</w:t>
            </w:r>
          </w:p>
        </w:tc>
        <w:tc>
          <w:tcPr>
            <w:tcW w:w="1080" w:type="dxa"/>
            <w:tcBorders>
              <w:left w:val="nil"/>
              <w:bottom w:val="nil"/>
              <w:right w:val="nil"/>
            </w:tcBorders>
          </w:tcPr>
          <w:p w:rsidR="00537F56" w:rsidRPr="000B2BAB" w:rsidRDefault="00537F56" w:rsidP="000B2BAB">
            <w:pPr>
              <w:keepNext/>
              <w:keepLines/>
              <w:jc w:val="both"/>
              <w:rPr>
                <w:sz w:val="22"/>
              </w:rPr>
            </w:pPr>
            <w:r w:rsidRPr="000B2BAB">
              <w:rPr>
                <w:sz w:val="22"/>
              </w:rPr>
              <w:t>10</w:t>
            </w:r>
          </w:p>
        </w:tc>
        <w:tc>
          <w:tcPr>
            <w:tcW w:w="1170" w:type="dxa"/>
            <w:tcBorders>
              <w:left w:val="nil"/>
              <w:bottom w:val="nil"/>
              <w:right w:val="nil"/>
            </w:tcBorders>
          </w:tcPr>
          <w:p w:rsidR="00537F56" w:rsidRPr="000B2BAB" w:rsidRDefault="00537F56" w:rsidP="000B2BAB">
            <w:pPr>
              <w:keepNext/>
              <w:keepLines/>
              <w:jc w:val="both"/>
              <w:rPr>
                <w:sz w:val="22"/>
              </w:rPr>
            </w:pPr>
            <w:r w:rsidRPr="000B2BAB">
              <w:rPr>
                <w:sz w:val="22"/>
              </w:rPr>
              <w:t>14</w:t>
            </w:r>
          </w:p>
        </w:tc>
        <w:tc>
          <w:tcPr>
            <w:tcW w:w="1440" w:type="dxa"/>
            <w:tcBorders>
              <w:left w:val="nil"/>
              <w:bottom w:val="nil"/>
              <w:right w:val="nil"/>
            </w:tcBorders>
          </w:tcPr>
          <w:p w:rsidR="00537F56" w:rsidRPr="000B2BAB" w:rsidRDefault="00537F56" w:rsidP="000B2BAB">
            <w:pPr>
              <w:keepNext/>
              <w:keepLines/>
              <w:jc w:val="both"/>
              <w:rPr>
                <w:sz w:val="22"/>
              </w:rPr>
            </w:pPr>
            <w:r w:rsidRPr="000B2BAB">
              <w:rPr>
                <w:sz w:val="22"/>
              </w:rPr>
              <w:t>7</w:t>
            </w:r>
          </w:p>
        </w:tc>
      </w:tr>
      <w:tr w:rsidR="00537F56" w:rsidRPr="000B2BAB" w:rsidTr="000B2BAB">
        <w:tc>
          <w:tcPr>
            <w:tcW w:w="1548" w:type="dxa"/>
            <w:tcBorders>
              <w:top w:val="nil"/>
              <w:left w:val="nil"/>
              <w:bottom w:val="nil"/>
              <w:right w:val="nil"/>
            </w:tcBorders>
          </w:tcPr>
          <w:p w:rsidR="00537F56" w:rsidRPr="000B2BAB" w:rsidRDefault="00537F56" w:rsidP="000B2BAB">
            <w:pPr>
              <w:keepNext/>
              <w:keepLines/>
              <w:jc w:val="both"/>
              <w:rPr>
                <w:sz w:val="22"/>
              </w:rPr>
            </w:pPr>
            <w:r w:rsidRPr="000B2BAB">
              <w:rPr>
                <w:sz w:val="22"/>
              </w:rPr>
              <w:t>Hydrogen</w:t>
            </w:r>
          </w:p>
        </w:tc>
        <w:tc>
          <w:tcPr>
            <w:tcW w:w="1260" w:type="dxa"/>
            <w:tcBorders>
              <w:top w:val="nil"/>
              <w:left w:val="nil"/>
              <w:bottom w:val="nil"/>
              <w:right w:val="nil"/>
            </w:tcBorders>
          </w:tcPr>
          <w:p w:rsidR="00537F56" w:rsidRPr="000B2BAB" w:rsidRDefault="00537F56" w:rsidP="000B2BAB">
            <w:pPr>
              <w:keepNext/>
              <w:keepLines/>
              <w:jc w:val="both"/>
              <w:rPr>
                <w:sz w:val="22"/>
              </w:rPr>
            </w:pPr>
            <w:r w:rsidRPr="000B2BAB">
              <w:rPr>
                <w:sz w:val="22"/>
              </w:rPr>
              <w:t>appm/fpy</w:t>
            </w:r>
          </w:p>
        </w:tc>
        <w:tc>
          <w:tcPr>
            <w:tcW w:w="1170" w:type="dxa"/>
            <w:tcBorders>
              <w:top w:val="nil"/>
              <w:left w:val="nil"/>
              <w:bottom w:val="nil"/>
              <w:right w:val="nil"/>
            </w:tcBorders>
          </w:tcPr>
          <w:p w:rsidR="00537F56" w:rsidRPr="000B2BAB" w:rsidRDefault="00537F56" w:rsidP="000B2BAB">
            <w:pPr>
              <w:keepNext/>
              <w:keepLines/>
              <w:jc w:val="both"/>
              <w:rPr>
                <w:sz w:val="22"/>
              </w:rPr>
            </w:pPr>
            <w:r w:rsidRPr="000B2BAB">
              <w:rPr>
                <w:sz w:val="22"/>
              </w:rPr>
              <w:t>9000</w:t>
            </w:r>
          </w:p>
        </w:tc>
        <w:tc>
          <w:tcPr>
            <w:tcW w:w="990" w:type="dxa"/>
            <w:tcBorders>
              <w:top w:val="nil"/>
              <w:left w:val="nil"/>
              <w:bottom w:val="nil"/>
              <w:right w:val="nil"/>
            </w:tcBorders>
          </w:tcPr>
          <w:p w:rsidR="00537F56" w:rsidRPr="000B2BAB" w:rsidRDefault="00537F56" w:rsidP="000B2BAB">
            <w:pPr>
              <w:keepNext/>
              <w:keepLines/>
              <w:jc w:val="both"/>
              <w:rPr>
                <w:sz w:val="22"/>
              </w:rPr>
            </w:pPr>
            <w:r w:rsidRPr="000B2BAB">
              <w:rPr>
                <w:sz w:val="22"/>
              </w:rPr>
              <w:t>50000</w:t>
            </w:r>
          </w:p>
        </w:tc>
        <w:tc>
          <w:tcPr>
            <w:tcW w:w="1080" w:type="dxa"/>
            <w:tcBorders>
              <w:top w:val="nil"/>
              <w:left w:val="nil"/>
              <w:bottom w:val="nil"/>
              <w:right w:val="nil"/>
            </w:tcBorders>
          </w:tcPr>
          <w:p w:rsidR="00537F56" w:rsidRPr="000B2BAB" w:rsidRDefault="00537F56" w:rsidP="000B2BAB">
            <w:pPr>
              <w:keepNext/>
              <w:keepLines/>
              <w:jc w:val="both"/>
              <w:rPr>
                <w:sz w:val="22"/>
              </w:rPr>
            </w:pPr>
            <w:r w:rsidRPr="000B2BAB">
              <w:rPr>
                <w:sz w:val="22"/>
              </w:rPr>
              <w:t>360</w:t>
            </w:r>
          </w:p>
        </w:tc>
        <w:tc>
          <w:tcPr>
            <w:tcW w:w="1170" w:type="dxa"/>
            <w:tcBorders>
              <w:top w:val="nil"/>
              <w:left w:val="nil"/>
              <w:bottom w:val="nil"/>
              <w:right w:val="nil"/>
            </w:tcBorders>
          </w:tcPr>
          <w:p w:rsidR="00537F56" w:rsidRPr="000B2BAB" w:rsidRDefault="00537F56" w:rsidP="000B2BAB">
            <w:pPr>
              <w:keepNext/>
              <w:keepLines/>
              <w:jc w:val="both"/>
              <w:rPr>
                <w:sz w:val="22"/>
              </w:rPr>
            </w:pPr>
            <w:r w:rsidRPr="000B2BAB">
              <w:rPr>
                <w:sz w:val="22"/>
              </w:rPr>
              <w:t>1000</w:t>
            </w:r>
          </w:p>
        </w:tc>
        <w:tc>
          <w:tcPr>
            <w:tcW w:w="1440" w:type="dxa"/>
            <w:tcBorders>
              <w:top w:val="nil"/>
              <w:left w:val="nil"/>
              <w:bottom w:val="nil"/>
              <w:right w:val="nil"/>
            </w:tcBorders>
          </w:tcPr>
          <w:p w:rsidR="00537F56" w:rsidRPr="000B2BAB" w:rsidRDefault="00537F56" w:rsidP="000B2BAB">
            <w:pPr>
              <w:keepNext/>
              <w:keepLines/>
              <w:jc w:val="both"/>
              <w:rPr>
                <w:sz w:val="22"/>
              </w:rPr>
            </w:pPr>
            <w:r w:rsidRPr="000B2BAB">
              <w:rPr>
                <w:sz w:val="22"/>
              </w:rPr>
              <w:t>900</w:t>
            </w:r>
          </w:p>
        </w:tc>
      </w:tr>
      <w:tr w:rsidR="00537F56" w:rsidRPr="000B2BAB" w:rsidTr="000B2BAB">
        <w:tc>
          <w:tcPr>
            <w:tcW w:w="1548" w:type="dxa"/>
            <w:tcBorders>
              <w:top w:val="nil"/>
              <w:left w:val="nil"/>
              <w:bottom w:val="nil"/>
              <w:right w:val="nil"/>
            </w:tcBorders>
          </w:tcPr>
          <w:p w:rsidR="00537F56" w:rsidRPr="000B2BAB" w:rsidRDefault="00537F56" w:rsidP="000B2BAB">
            <w:pPr>
              <w:keepNext/>
              <w:keepLines/>
              <w:jc w:val="both"/>
              <w:rPr>
                <w:sz w:val="22"/>
              </w:rPr>
            </w:pPr>
            <w:r w:rsidRPr="000B2BAB">
              <w:rPr>
                <w:sz w:val="22"/>
              </w:rPr>
              <w:t>Helium</w:t>
            </w:r>
          </w:p>
        </w:tc>
        <w:tc>
          <w:tcPr>
            <w:tcW w:w="1260" w:type="dxa"/>
            <w:tcBorders>
              <w:top w:val="nil"/>
              <w:left w:val="nil"/>
              <w:bottom w:val="nil"/>
              <w:right w:val="nil"/>
            </w:tcBorders>
          </w:tcPr>
          <w:p w:rsidR="00537F56" w:rsidRPr="000B2BAB" w:rsidRDefault="00537F56" w:rsidP="000B2BAB">
            <w:pPr>
              <w:keepNext/>
              <w:keepLines/>
              <w:jc w:val="both"/>
              <w:rPr>
                <w:sz w:val="22"/>
              </w:rPr>
            </w:pPr>
            <w:r w:rsidRPr="000B2BAB">
              <w:rPr>
                <w:sz w:val="22"/>
              </w:rPr>
              <w:t>appm/fpy</w:t>
            </w:r>
          </w:p>
        </w:tc>
        <w:tc>
          <w:tcPr>
            <w:tcW w:w="1170" w:type="dxa"/>
            <w:tcBorders>
              <w:top w:val="nil"/>
              <w:left w:val="nil"/>
              <w:bottom w:val="nil"/>
              <w:right w:val="nil"/>
            </w:tcBorders>
          </w:tcPr>
          <w:p w:rsidR="00537F56" w:rsidRPr="000B2BAB" w:rsidRDefault="00537F56" w:rsidP="000B2BAB">
            <w:pPr>
              <w:keepNext/>
              <w:keepLines/>
              <w:jc w:val="both"/>
              <w:rPr>
                <w:sz w:val="22"/>
              </w:rPr>
            </w:pPr>
            <w:r w:rsidRPr="000B2BAB">
              <w:rPr>
                <w:sz w:val="22"/>
              </w:rPr>
              <w:t>1400</w:t>
            </w:r>
          </w:p>
        </w:tc>
        <w:tc>
          <w:tcPr>
            <w:tcW w:w="990" w:type="dxa"/>
            <w:tcBorders>
              <w:top w:val="nil"/>
              <w:left w:val="nil"/>
              <w:bottom w:val="nil"/>
              <w:right w:val="nil"/>
            </w:tcBorders>
          </w:tcPr>
          <w:p w:rsidR="00537F56" w:rsidRPr="000B2BAB" w:rsidRDefault="00537F56" w:rsidP="000B2BAB">
            <w:pPr>
              <w:keepNext/>
              <w:keepLines/>
              <w:jc w:val="both"/>
              <w:rPr>
                <w:sz w:val="22"/>
              </w:rPr>
            </w:pPr>
            <w:r w:rsidRPr="000B2BAB">
              <w:rPr>
                <w:sz w:val="22"/>
              </w:rPr>
              <w:t>1000</w:t>
            </w:r>
          </w:p>
        </w:tc>
        <w:tc>
          <w:tcPr>
            <w:tcW w:w="1080" w:type="dxa"/>
            <w:tcBorders>
              <w:top w:val="nil"/>
              <w:left w:val="nil"/>
              <w:bottom w:val="nil"/>
              <w:right w:val="nil"/>
            </w:tcBorders>
          </w:tcPr>
          <w:p w:rsidR="00537F56" w:rsidRPr="000B2BAB" w:rsidRDefault="00537F56" w:rsidP="000B2BAB">
            <w:pPr>
              <w:keepNext/>
              <w:keepLines/>
              <w:jc w:val="both"/>
              <w:rPr>
                <w:sz w:val="22"/>
              </w:rPr>
            </w:pPr>
            <w:r w:rsidRPr="000B2BAB">
              <w:rPr>
                <w:sz w:val="22"/>
              </w:rPr>
              <w:t>60</w:t>
            </w:r>
          </w:p>
        </w:tc>
        <w:tc>
          <w:tcPr>
            <w:tcW w:w="1170" w:type="dxa"/>
            <w:tcBorders>
              <w:top w:val="nil"/>
              <w:left w:val="nil"/>
              <w:bottom w:val="nil"/>
              <w:right w:val="nil"/>
            </w:tcBorders>
          </w:tcPr>
          <w:p w:rsidR="00537F56" w:rsidRPr="000B2BAB" w:rsidRDefault="00537F56" w:rsidP="000B2BAB">
            <w:pPr>
              <w:keepNext/>
              <w:keepLines/>
              <w:jc w:val="both"/>
              <w:rPr>
                <w:sz w:val="22"/>
              </w:rPr>
            </w:pPr>
            <w:r w:rsidRPr="000B2BAB">
              <w:rPr>
                <w:sz w:val="22"/>
              </w:rPr>
              <w:t>190</w:t>
            </w:r>
          </w:p>
        </w:tc>
        <w:tc>
          <w:tcPr>
            <w:tcW w:w="1440" w:type="dxa"/>
            <w:tcBorders>
              <w:top w:val="nil"/>
              <w:left w:val="nil"/>
              <w:bottom w:val="nil"/>
              <w:right w:val="nil"/>
            </w:tcBorders>
          </w:tcPr>
          <w:p w:rsidR="00537F56" w:rsidRPr="000B2BAB" w:rsidRDefault="00537F56" w:rsidP="000B2BAB">
            <w:pPr>
              <w:keepNext/>
              <w:keepLines/>
              <w:jc w:val="both"/>
              <w:rPr>
                <w:sz w:val="22"/>
              </w:rPr>
            </w:pPr>
            <w:r w:rsidRPr="000B2BAB">
              <w:rPr>
                <w:sz w:val="22"/>
              </w:rPr>
              <w:t>180</w:t>
            </w:r>
          </w:p>
        </w:tc>
      </w:tr>
      <w:tr w:rsidR="00537F56" w:rsidRPr="000B2BAB" w:rsidTr="000B2BAB">
        <w:tc>
          <w:tcPr>
            <w:tcW w:w="1548" w:type="dxa"/>
            <w:tcBorders>
              <w:top w:val="nil"/>
              <w:left w:val="nil"/>
              <w:bottom w:val="nil"/>
              <w:right w:val="nil"/>
            </w:tcBorders>
          </w:tcPr>
          <w:p w:rsidR="00537F56" w:rsidRPr="000B2BAB" w:rsidRDefault="00537F56" w:rsidP="000B2BAB">
            <w:pPr>
              <w:keepNext/>
              <w:keepLines/>
              <w:jc w:val="both"/>
              <w:rPr>
                <w:sz w:val="22"/>
              </w:rPr>
            </w:pPr>
            <w:r w:rsidRPr="000B2BAB">
              <w:rPr>
                <w:sz w:val="22"/>
              </w:rPr>
              <w:t>appm H/dpa</w:t>
            </w:r>
          </w:p>
        </w:tc>
        <w:tc>
          <w:tcPr>
            <w:tcW w:w="1260" w:type="dxa"/>
            <w:tcBorders>
              <w:top w:val="nil"/>
              <w:left w:val="nil"/>
              <w:bottom w:val="nil"/>
              <w:right w:val="nil"/>
            </w:tcBorders>
          </w:tcPr>
          <w:p w:rsidR="00537F56" w:rsidRPr="000B2BAB" w:rsidRDefault="00537F56" w:rsidP="000B2BAB">
            <w:pPr>
              <w:keepNext/>
              <w:keepLines/>
              <w:jc w:val="both"/>
              <w:rPr>
                <w:sz w:val="22"/>
              </w:rPr>
            </w:pPr>
            <w:r w:rsidRPr="000B2BAB">
              <w:rPr>
                <w:sz w:val="22"/>
              </w:rPr>
              <w:t>-</w:t>
            </w:r>
          </w:p>
        </w:tc>
        <w:tc>
          <w:tcPr>
            <w:tcW w:w="1170" w:type="dxa"/>
            <w:tcBorders>
              <w:top w:val="nil"/>
              <w:left w:val="nil"/>
              <w:bottom w:val="nil"/>
              <w:right w:val="nil"/>
            </w:tcBorders>
          </w:tcPr>
          <w:p w:rsidR="00537F56" w:rsidRPr="000B2BAB" w:rsidRDefault="00537F56" w:rsidP="000B2BAB">
            <w:pPr>
              <w:keepNext/>
              <w:keepLines/>
              <w:jc w:val="both"/>
              <w:rPr>
                <w:sz w:val="22"/>
              </w:rPr>
            </w:pPr>
            <w:r w:rsidRPr="000B2BAB">
              <w:rPr>
                <w:sz w:val="22"/>
              </w:rPr>
              <w:t>280</w:t>
            </w:r>
          </w:p>
        </w:tc>
        <w:tc>
          <w:tcPr>
            <w:tcW w:w="990" w:type="dxa"/>
            <w:tcBorders>
              <w:top w:val="nil"/>
              <w:left w:val="nil"/>
              <w:bottom w:val="nil"/>
              <w:right w:val="nil"/>
            </w:tcBorders>
          </w:tcPr>
          <w:p w:rsidR="00537F56" w:rsidRPr="000B2BAB" w:rsidRDefault="00537F56" w:rsidP="000B2BAB">
            <w:pPr>
              <w:keepNext/>
              <w:keepLines/>
              <w:jc w:val="both"/>
              <w:rPr>
                <w:sz w:val="22"/>
              </w:rPr>
            </w:pPr>
            <w:r w:rsidRPr="000B2BAB">
              <w:rPr>
                <w:sz w:val="22"/>
              </w:rPr>
              <w:t>300</w:t>
            </w:r>
          </w:p>
        </w:tc>
        <w:tc>
          <w:tcPr>
            <w:tcW w:w="1080" w:type="dxa"/>
            <w:tcBorders>
              <w:top w:val="nil"/>
              <w:left w:val="nil"/>
              <w:bottom w:val="nil"/>
              <w:right w:val="nil"/>
            </w:tcBorders>
          </w:tcPr>
          <w:p w:rsidR="00537F56" w:rsidRPr="000B2BAB" w:rsidRDefault="00537F56" w:rsidP="000B2BAB">
            <w:pPr>
              <w:keepNext/>
              <w:keepLines/>
              <w:jc w:val="both"/>
              <w:rPr>
                <w:sz w:val="22"/>
              </w:rPr>
            </w:pPr>
            <w:r w:rsidRPr="000B2BAB">
              <w:rPr>
                <w:sz w:val="22"/>
              </w:rPr>
              <w:t>36</w:t>
            </w:r>
          </w:p>
        </w:tc>
        <w:tc>
          <w:tcPr>
            <w:tcW w:w="1170" w:type="dxa"/>
            <w:tcBorders>
              <w:top w:val="nil"/>
              <w:left w:val="nil"/>
              <w:bottom w:val="nil"/>
              <w:right w:val="nil"/>
            </w:tcBorders>
          </w:tcPr>
          <w:p w:rsidR="00537F56" w:rsidRPr="000B2BAB" w:rsidRDefault="00537F56" w:rsidP="000B2BAB">
            <w:pPr>
              <w:keepNext/>
              <w:keepLines/>
              <w:jc w:val="both"/>
              <w:rPr>
                <w:sz w:val="22"/>
              </w:rPr>
            </w:pPr>
            <w:r w:rsidRPr="000B2BAB">
              <w:rPr>
                <w:sz w:val="22"/>
              </w:rPr>
              <w:t>70</w:t>
            </w:r>
          </w:p>
        </w:tc>
        <w:tc>
          <w:tcPr>
            <w:tcW w:w="1440" w:type="dxa"/>
            <w:tcBorders>
              <w:top w:val="nil"/>
              <w:left w:val="nil"/>
              <w:bottom w:val="nil"/>
              <w:right w:val="nil"/>
            </w:tcBorders>
          </w:tcPr>
          <w:p w:rsidR="00537F56" w:rsidRPr="000B2BAB" w:rsidRDefault="00537F56" w:rsidP="000B2BAB">
            <w:pPr>
              <w:keepNext/>
              <w:keepLines/>
              <w:jc w:val="both"/>
              <w:rPr>
                <w:sz w:val="22"/>
              </w:rPr>
            </w:pPr>
            <w:r w:rsidRPr="000B2BAB">
              <w:rPr>
                <w:sz w:val="22"/>
              </w:rPr>
              <w:t>128</w:t>
            </w:r>
          </w:p>
        </w:tc>
      </w:tr>
      <w:tr w:rsidR="00537F56" w:rsidRPr="000B2BAB" w:rsidTr="000B2BAB">
        <w:tc>
          <w:tcPr>
            <w:tcW w:w="1548" w:type="dxa"/>
            <w:tcBorders>
              <w:top w:val="nil"/>
              <w:left w:val="nil"/>
              <w:bottom w:val="double" w:sz="4" w:space="0" w:color="auto"/>
              <w:right w:val="nil"/>
            </w:tcBorders>
          </w:tcPr>
          <w:p w:rsidR="00537F56" w:rsidRPr="000B2BAB" w:rsidRDefault="00537F56" w:rsidP="000B2BAB">
            <w:pPr>
              <w:keepNext/>
              <w:keepLines/>
              <w:jc w:val="both"/>
              <w:rPr>
                <w:sz w:val="22"/>
              </w:rPr>
            </w:pPr>
            <w:r w:rsidRPr="000B2BAB">
              <w:rPr>
                <w:sz w:val="22"/>
              </w:rPr>
              <w:t>appm He/dpa</w:t>
            </w:r>
          </w:p>
        </w:tc>
        <w:tc>
          <w:tcPr>
            <w:tcW w:w="1260" w:type="dxa"/>
            <w:tcBorders>
              <w:top w:val="nil"/>
              <w:left w:val="nil"/>
              <w:bottom w:val="double" w:sz="4" w:space="0" w:color="auto"/>
              <w:right w:val="nil"/>
            </w:tcBorders>
          </w:tcPr>
          <w:p w:rsidR="00537F56" w:rsidRPr="000B2BAB" w:rsidRDefault="00537F56" w:rsidP="000B2BAB">
            <w:pPr>
              <w:keepNext/>
              <w:keepLines/>
              <w:jc w:val="both"/>
              <w:rPr>
                <w:sz w:val="22"/>
              </w:rPr>
            </w:pPr>
            <w:r w:rsidRPr="000B2BAB">
              <w:rPr>
                <w:sz w:val="22"/>
              </w:rPr>
              <w:t>-</w:t>
            </w:r>
          </w:p>
        </w:tc>
        <w:tc>
          <w:tcPr>
            <w:tcW w:w="1170" w:type="dxa"/>
            <w:tcBorders>
              <w:top w:val="nil"/>
              <w:left w:val="nil"/>
              <w:bottom w:val="double" w:sz="4" w:space="0" w:color="auto"/>
              <w:right w:val="nil"/>
            </w:tcBorders>
          </w:tcPr>
          <w:p w:rsidR="00537F56" w:rsidRPr="000B2BAB" w:rsidRDefault="00537F56" w:rsidP="000B2BAB">
            <w:pPr>
              <w:keepNext/>
              <w:keepLines/>
              <w:jc w:val="both"/>
              <w:rPr>
                <w:sz w:val="22"/>
              </w:rPr>
            </w:pPr>
            <w:r w:rsidRPr="000B2BAB">
              <w:rPr>
                <w:sz w:val="22"/>
              </w:rPr>
              <w:t>44</w:t>
            </w:r>
          </w:p>
        </w:tc>
        <w:tc>
          <w:tcPr>
            <w:tcW w:w="990" w:type="dxa"/>
            <w:tcBorders>
              <w:top w:val="nil"/>
              <w:left w:val="nil"/>
              <w:bottom w:val="double" w:sz="4" w:space="0" w:color="auto"/>
              <w:right w:val="nil"/>
            </w:tcBorders>
          </w:tcPr>
          <w:p w:rsidR="00537F56" w:rsidRPr="000B2BAB" w:rsidRDefault="00537F56" w:rsidP="000B2BAB">
            <w:pPr>
              <w:keepNext/>
              <w:keepLines/>
              <w:jc w:val="both"/>
              <w:rPr>
                <w:sz w:val="22"/>
              </w:rPr>
            </w:pPr>
            <w:r w:rsidRPr="000B2BAB">
              <w:rPr>
                <w:sz w:val="22"/>
              </w:rPr>
              <w:t>30</w:t>
            </w:r>
          </w:p>
        </w:tc>
        <w:tc>
          <w:tcPr>
            <w:tcW w:w="1080" w:type="dxa"/>
            <w:tcBorders>
              <w:top w:val="nil"/>
              <w:left w:val="nil"/>
              <w:bottom w:val="double" w:sz="4" w:space="0" w:color="auto"/>
              <w:right w:val="nil"/>
            </w:tcBorders>
          </w:tcPr>
          <w:p w:rsidR="00537F56" w:rsidRPr="000B2BAB" w:rsidRDefault="00537F56" w:rsidP="000B2BAB">
            <w:pPr>
              <w:keepNext/>
              <w:keepLines/>
              <w:jc w:val="both"/>
              <w:rPr>
                <w:sz w:val="22"/>
              </w:rPr>
            </w:pPr>
            <w:r w:rsidRPr="000B2BAB">
              <w:rPr>
                <w:sz w:val="22"/>
              </w:rPr>
              <w:t>6</w:t>
            </w:r>
          </w:p>
        </w:tc>
        <w:tc>
          <w:tcPr>
            <w:tcW w:w="1170" w:type="dxa"/>
            <w:tcBorders>
              <w:top w:val="nil"/>
              <w:left w:val="nil"/>
              <w:bottom w:val="double" w:sz="4" w:space="0" w:color="auto"/>
              <w:right w:val="nil"/>
            </w:tcBorders>
          </w:tcPr>
          <w:p w:rsidR="00537F56" w:rsidRPr="000B2BAB" w:rsidRDefault="00537F56" w:rsidP="000B2BAB">
            <w:pPr>
              <w:keepNext/>
              <w:keepLines/>
              <w:jc w:val="both"/>
              <w:rPr>
                <w:sz w:val="22"/>
              </w:rPr>
            </w:pPr>
            <w:r w:rsidRPr="000B2BAB">
              <w:rPr>
                <w:sz w:val="22"/>
              </w:rPr>
              <w:t>14</w:t>
            </w:r>
          </w:p>
        </w:tc>
        <w:tc>
          <w:tcPr>
            <w:tcW w:w="1440" w:type="dxa"/>
            <w:tcBorders>
              <w:top w:val="nil"/>
              <w:left w:val="nil"/>
              <w:bottom w:val="double" w:sz="4" w:space="0" w:color="auto"/>
              <w:right w:val="nil"/>
            </w:tcBorders>
          </w:tcPr>
          <w:p w:rsidR="00537F56" w:rsidRPr="000B2BAB" w:rsidRDefault="00537F56" w:rsidP="000B2BAB">
            <w:pPr>
              <w:keepNext/>
              <w:keepLines/>
              <w:jc w:val="both"/>
              <w:rPr>
                <w:sz w:val="22"/>
              </w:rPr>
            </w:pPr>
            <w:r w:rsidRPr="000B2BAB">
              <w:rPr>
                <w:sz w:val="22"/>
              </w:rPr>
              <w:t>27</w:t>
            </w:r>
          </w:p>
        </w:tc>
      </w:tr>
    </w:tbl>
    <w:p w:rsidR="00537F56" w:rsidRDefault="00537F56" w:rsidP="00AA4CD0">
      <w:pPr>
        <w:jc w:val="both"/>
        <w:rPr>
          <w:sz w:val="22"/>
        </w:rPr>
      </w:pPr>
    </w:p>
    <w:p w:rsidR="00537F56" w:rsidRDefault="00537F56" w:rsidP="00DB30CA">
      <w:pPr>
        <w:jc w:val="both"/>
        <w:rPr>
          <w:sz w:val="22"/>
        </w:rPr>
      </w:pPr>
    </w:p>
    <w:p w:rsidR="00537F56" w:rsidRPr="004B7C20" w:rsidRDefault="00537F56" w:rsidP="00BC7BEA">
      <w:pPr>
        <w:pStyle w:val="Heading2"/>
        <w:numPr>
          <w:numberingChange w:id="33" w:author="zat" w:date="2011-02-08T15:21:00Z" w:original="%1:3:0:.%2:4:0:."/>
        </w:numPr>
      </w:pPr>
      <w:r>
        <w:t>Helium-cooled solid stationary target</w:t>
      </w:r>
    </w:p>
    <w:p w:rsidR="00537F56" w:rsidRPr="004C6F01" w:rsidRDefault="00537F56" w:rsidP="008A0157">
      <w:pPr>
        <w:spacing w:before="120"/>
        <w:jc w:val="both"/>
        <w:rPr>
          <w:sz w:val="22"/>
        </w:rPr>
      </w:pPr>
      <w:r w:rsidRPr="004C6F01">
        <w:rPr>
          <w:sz w:val="22"/>
        </w:rPr>
        <w:t xml:space="preserve">Helium-cooled targets made of tungsten spheres were first proposed for 4 MW neutrino factories where the proton beam </w:t>
      </w:r>
      <w:r>
        <w:rPr>
          <w:sz w:val="22"/>
        </w:rPr>
        <w:t>time structure is challenging</w:t>
      </w:r>
      <w:r w:rsidRPr="004C6F01">
        <w:rPr>
          <w:sz w:val="22"/>
        </w:rPr>
        <w:t xml:space="preserve"> (50 Hz, 3.3 </w:t>
      </w:r>
      <w:r w:rsidRPr="004C6F01">
        <w:rPr>
          <w:rFonts w:ascii="Symbol" w:hAnsi="Symbol"/>
          <w:sz w:val="22"/>
        </w:rPr>
        <w:t></w:t>
      </w:r>
      <w:r w:rsidRPr="004C6F01">
        <w:rPr>
          <w:sz w:val="22"/>
        </w:rPr>
        <w:t>s pulse duration) [</w:t>
      </w:r>
      <w:r w:rsidRPr="00A5568D">
        <w:rPr>
          <w:sz w:val="22"/>
        </w:rPr>
        <w:fldChar w:fldCharType="begin"/>
      </w:r>
      <w:r w:rsidRPr="00A5568D">
        <w:rPr>
          <w:sz w:val="22"/>
        </w:rPr>
        <w:instrText xml:space="preserve"> REF Sievers1 \h </w:instrText>
      </w:r>
      <w:r w:rsidRPr="00A5568D">
        <w:rPr>
          <w:color w:val="0000FF"/>
          <w:sz w:val="22"/>
        </w:rPr>
      </w:r>
      <w:r w:rsidRPr="00A5568D">
        <w:rPr>
          <w:sz w:val="22"/>
        </w:rPr>
        <w:fldChar w:fldCharType="separate"/>
      </w:r>
      <w:r w:rsidRPr="00A5568D">
        <w:rPr>
          <w:noProof/>
          <w:sz w:val="22"/>
        </w:rPr>
        <w:t>9</w:t>
      </w:r>
      <w:r w:rsidRPr="00A5568D">
        <w:rPr>
          <w:sz w:val="22"/>
        </w:rPr>
        <w:fldChar w:fldCharType="end"/>
      </w:r>
      <w:r w:rsidRPr="004C6F01">
        <w:rPr>
          <w:sz w:val="22"/>
        </w:rPr>
        <w:t xml:space="preserve">]. </w:t>
      </w:r>
      <w:r w:rsidRPr="00C619DC">
        <w:rPr>
          <w:sz w:val="22"/>
        </w:rPr>
        <w:t>The motivation was that the dynamic response of the spheres would be acceptable since pressure pulses and vibrations would be greatly reduced.</w:t>
      </w:r>
      <w:r w:rsidRPr="004C6F01">
        <w:rPr>
          <w:color w:val="0000FF"/>
          <w:sz w:val="22"/>
        </w:rPr>
        <w:t xml:space="preserve"> </w:t>
      </w:r>
      <w:r w:rsidRPr="004C6F01">
        <w:rPr>
          <w:sz w:val="22"/>
        </w:rPr>
        <w:t xml:space="preserve">For the ESS case, </w:t>
      </w:r>
      <w:r>
        <w:rPr>
          <w:sz w:val="22"/>
        </w:rPr>
        <w:t>the proton pulse length of 1-2ms is much larger than the propagation time for a pressure wave in a cm-sized sphere. A</w:t>
      </w:r>
      <w:r w:rsidRPr="004C6F01">
        <w:rPr>
          <w:sz w:val="22"/>
        </w:rPr>
        <w:t>ssuming a tungsten porosity of 26%, 13.7 g.cm</w:t>
      </w:r>
      <w:r w:rsidRPr="004C6F01">
        <w:rPr>
          <w:sz w:val="22"/>
          <w:vertAlign w:val="superscript"/>
        </w:rPr>
        <w:t>-3</w:t>
      </w:r>
      <w:r w:rsidRPr="004C6F01">
        <w:rPr>
          <w:sz w:val="22"/>
        </w:rPr>
        <w:t>, the peak power density (for an averaged porous medium) is 2.31 kW.cm</w:t>
      </w:r>
      <w:r w:rsidRPr="004C6F01">
        <w:rPr>
          <w:sz w:val="22"/>
          <w:vertAlign w:val="superscript"/>
        </w:rPr>
        <w:t>-3</w:t>
      </w:r>
      <w:r w:rsidRPr="004C6F01">
        <w:rPr>
          <w:sz w:val="22"/>
        </w:rPr>
        <w:t>. This value is estimated considering the medium as uniformly made of tungsten. If considering a full density tungsten block, the maximum power density is 3.3 kW.cm</w:t>
      </w:r>
      <w:r w:rsidRPr="004C6F01">
        <w:rPr>
          <w:sz w:val="22"/>
          <w:vertAlign w:val="superscript"/>
        </w:rPr>
        <w:t>-3</w:t>
      </w:r>
      <w:r w:rsidRPr="004C6F01">
        <w:rPr>
          <w:sz w:val="22"/>
        </w:rPr>
        <w:t>, equivalent to 9 J.g</w:t>
      </w:r>
      <w:r w:rsidRPr="004C6F01">
        <w:rPr>
          <w:sz w:val="22"/>
          <w:vertAlign w:val="superscript"/>
        </w:rPr>
        <w:t>-1</w:t>
      </w:r>
      <w:r w:rsidRPr="004C6F01">
        <w:rPr>
          <w:sz w:val="22"/>
        </w:rPr>
        <w:t>.pulse</w:t>
      </w:r>
      <w:r w:rsidRPr="004C6F01">
        <w:rPr>
          <w:sz w:val="22"/>
          <w:vertAlign w:val="superscript"/>
        </w:rPr>
        <w:t>-1</w:t>
      </w:r>
      <w:r w:rsidRPr="004C6F01">
        <w:rPr>
          <w:sz w:val="22"/>
        </w:rPr>
        <w:t xml:space="preserve">. This will induce a </w:t>
      </w:r>
      <w:r w:rsidRPr="004C6F01">
        <w:rPr>
          <w:rFonts w:ascii="Symbol" w:hAnsi="Symbol"/>
          <w:i/>
          <w:sz w:val="22"/>
        </w:rPr>
        <w:t></w:t>
      </w:r>
      <w:r w:rsidRPr="004C6F01">
        <w:rPr>
          <w:i/>
          <w:sz w:val="22"/>
        </w:rPr>
        <w:t>T</w:t>
      </w:r>
      <w:r w:rsidRPr="004C6F01">
        <w:rPr>
          <w:sz w:val="22"/>
        </w:rPr>
        <w:t xml:space="preserve"> of 60 K.pulse</w:t>
      </w:r>
      <w:r w:rsidRPr="004C6F01">
        <w:rPr>
          <w:sz w:val="22"/>
          <w:vertAlign w:val="superscript"/>
        </w:rPr>
        <w:t>-1</w:t>
      </w:r>
      <w:r w:rsidRPr="004C6F01">
        <w:rPr>
          <w:sz w:val="22"/>
        </w:rPr>
        <w:t xml:space="preserve"> for the centered sphere. </w:t>
      </w:r>
    </w:p>
    <w:p w:rsidR="00537F56" w:rsidRPr="004C6F01" w:rsidRDefault="00537F56" w:rsidP="008A0157">
      <w:pPr>
        <w:spacing w:before="120"/>
        <w:jc w:val="both"/>
        <w:rPr>
          <w:sz w:val="22"/>
        </w:rPr>
      </w:pPr>
      <w:r w:rsidRPr="004C6F01">
        <w:rPr>
          <w:sz w:val="22"/>
        </w:rPr>
        <w:t>For spheres with 1 cm diameter, assuming a heat transfer coefficient for forced convection of 1 W.cm</w:t>
      </w:r>
      <w:r w:rsidRPr="004C6F01">
        <w:rPr>
          <w:sz w:val="22"/>
          <w:vertAlign w:val="superscript"/>
        </w:rPr>
        <w:t>-2</w:t>
      </w:r>
      <w:r w:rsidRPr="004C6F01">
        <w:rPr>
          <w:sz w:val="22"/>
        </w:rPr>
        <w:t>.K</w:t>
      </w:r>
      <w:r w:rsidRPr="004C6F01">
        <w:rPr>
          <w:sz w:val="22"/>
          <w:vertAlign w:val="superscript"/>
        </w:rPr>
        <w:t>-1</w:t>
      </w:r>
      <w:r w:rsidRPr="004C6F01">
        <w:rPr>
          <w:sz w:val="22"/>
        </w:rPr>
        <w:t xml:space="preserve"> the time constant for cooling is ~420 ms, a factor 8 larger than the 50 ms between pulses so that cooling remains feasible, with temperatures of the hottest sphere oscillating between 340 K and 400 K above the helium temperature at that point.</w:t>
      </w:r>
    </w:p>
    <w:p w:rsidR="00537F56" w:rsidRPr="004C6F01" w:rsidRDefault="00537F56" w:rsidP="008A0157">
      <w:pPr>
        <w:spacing w:before="120"/>
        <w:jc w:val="both"/>
        <w:rPr>
          <w:sz w:val="22"/>
        </w:rPr>
      </w:pPr>
      <w:r w:rsidRPr="004C6F01">
        <w:rPr>
          <w:sz w:val="22"/>
        </w:rPr>
        <w:t>In order to better match the cooling requirements to the energy deposition profile along the beam axis, it was proposed to split the flow of helium into three separate zones, with helium at 15 m.s</w:t>
      </w:r>
      <w:r w:rsidRPr="004C6F01">
        <w:rPr>
          <w:sz w:val="22"/>
          <w:vertAlign w:val="superscript"/>
        </w:rPr>
        <w:t>-1</w:t>
      </w:r>
      <w:r w:rsidRPr="004C6F01">
        <w:rPr>
          <w:sz w:val="22"/>
        </w:rPr>
        <w:t xml:space="preserve"> and 40 bars at the front, 7.5 m.s</w:t>
      </w:r>
      <w:r w:rsidRPr="004C6F01">
        <w:rPr>
          <w:sz w:val="22"/>
          <w:vertAlign w:val="superscript"/>
        </w:rPr>
        <w:t>-1</w:t>
      </w:r>
      <w:r w:rsidRPr="004C6F01">
        <w:rPr>
          <w:sz w:val="22"/>
        </w:rPr>
        <w:t xml:space="preserve"> and 35 bar in the middle and 2 m.s</w:t>
      </w:r>
      <w:r w:rsidRPr="004C6F01">
        <w:rPr>
          <w:sz w:val="22"/>
          <w:vertAlign w:val="superscript"/>
        </w:rPr>
        <w:t>-1</w:t>
      </w:r>
      <w:r w:rsidRPr="004C6F01">
        <w:rPr>
          <w:sz w:val="22"/>
        </w:rPr>
        <w:t xml:space="preserve"> and 30 bar at the rear. </w:t>
      </w:r>
      <w:r w:rsidRPr="00F354DB">
        <w:rPr>
          <w:sz w:val="22"/>
        </w:rPr>
        <w:t>Figure 6</w:t>
      </w:r>
      <w:r w:rsidRPr="004C6F01">
        <w:rPr>
          <w:sz w:val="22"/>
        </w:rPr>
        <w:t xml:space="preserve"> shows the temperature profile in the helium for such a setup.</w:t>
      </w:r>
    </w:p>
    <w:p w:rsidR="00537F56" w:rsidRPr="004C6F01" w:rsidRDefault="00537F56" w:rsidP="008A0157">
      <w:pPr>
        <w:spacing w:before="120"/>
        <w:jc w:val="both"/>
        <w:rPr>
          <w:sz w:val="22"/>
        </w:rPr>
      </w:pPr>
      <w:r w:rsidRPr="004C6F01">
        <w:rPr>
          <w:sz w:val="22"/>
        </w:rPr>
        <w:t>Transient simulations on a single sphere with 3 s of pulsed beam operation followed by 3 s of beam switched off show that stress levels due to the pulsed beam are small (</w:t>
      </w:r>
      <w:r w:rsidRPr="004C6F01">
        <w:rPr>
          <w:rFonts w:ascii="Symbol" w:hAnsi="Symbol"/>
          <w:sz w:val="22"/>
        </w:rPr>
        <w:t></w:t>
      </w:r>
      <w:r w:rsidRPr="004C6F01">
        <w:rPr>
          <w:rFonts w:ascii="Symbol" w:hAnsi="Symbol"/>
          <w:sz w:val="22"/>
        </w:rPr>
        <w:t></w:t>
      </w:r>
      <w:r w:rsidRPr="004C6F01">
        <w:rPr>
          <w:sz w:val="22"/>
        </w:rPr>
        <w:t xml:space="preserve"> = 4 MPa, see </w:t>
      </w:r>
      <w:r>
        <w:rPr>
          <w:sz w:val="22"/>
        </w:rPr>
        <w:t xml:space="preserve">Figure 8: </w:t>
      </w:r>
      <w:r w:rsidRPr="004C6F01">
        <w:rPr>
          <w:sz w:val="22"/>
        </w:rPr>
        <w:t>stress ratio = 0.9) compared to those due to a beam trip (</w:t>
      </w:r>
      <w:r w:rsidRPr="004C6F01">
        <w:rPr>
          <w:rFonts w:ascii="Symbol" w:hAnsi="Symbol"/>
          <w:sz w:val="22"/>
        </w:rPr>
        <w:t></w:t>
      </w:r>
      <w:r w:rsidRPr="004C6F01">
        <w:rPr>
          <w:rFonts w:ascii="Symbol" w:hAnsi="Symbol"/>
          <w:sz w:val="22"/>
        </w:rPr>
        <w:t></w:t>
      </w:r>
      <w:r w:rsidRPr="004C6F01">
        <w:rPr>
          <w:sz w:val="22"/>
        </w:rPr>
        <w:t xml:space="preserve"> = 67 MPa, see </w:t>
      </w:r>
      <w:r>
        <w:rPr>
          <w:sz w:val="22"/>
        </w:rPr>
        <w:t xml:space="preserve">Figure 8: </w:t>
      </w:r>
      <w:r w:rsidRPr="004C6F01">
        <w:rPr>
          <w:sz w:val="22"/>
        </w:rPr>
        <w:t>stress ratio=0)</w:t>
      </w:r>
      <w:r>
        <w:rPr>
          <w:sz w:val="22"/>
        </w:rPr>
        <w:t>, Figure 7</w:t>
      </w:r>
      <w:r w:rsidRPr="004C6F01">
        <w:rPr>
          <w:sz w:val="22"/>
        </w:rPr>
        <w:t>. Taking DENSIMET 185 tungsten alloy as an example, theoretical Wohler curves</w:t>
      </w:r>
      <w:r>
        <w:rPr>
          <w:sz w:val="22"/>
        </w:rPr>
        <w:t>, Figure 8,</w:t>
      </w:r>
      <w:r w:rsidRPr="004C6F01">
        <w:rPr>
          <w:sz w:val="22"/>
        </w:rPr>
        <w:t xml:space="preserve"> indicate that the material should withstand more than 10</w:t>
      </w:r>
      <w:r w:rsidRPr="004C6F01">
        <w:rPr>
          <w:sz w:val="22"/>
          <w:vertAlign w:val="superscript"/>
        </w:rPr>
        <w:t>8</w:t>
      </w:r>
      <w:r w:rsidRPr="004C6F01">
        <w:rPr>
          <w:sz w:val="22"/>
        </w:rPr>
        <w:t xml:space="preserve"> beam trips (large stress amplitude), well above operational conditions.</w:t>
      </w:r>
    </w:p>
    <w:p w:rsidR="00537F56" w:rsidRPr="004C6F01" w:rsidRDefault="00537F56" w:rsidP="00BC6699">
      <w:pPr>
        <w:jc w:val="both"/>
        <w:rPr>
          <w:sz w:val="22"/>
        </w:rPr>
      </w:pPr>
      <w:r>
        <w:rPr>
          <w:sz w:val="22"/>
        </w:rPr>
        <w:t>The tensile strength of DENSIMET 185 falls from ~800 MPa at room temperature to 400 MPa at 800°C. It</w:t>
      </w:r>
      <w:r w:rsidRPr="004C6F01">
        <w:rPr>
          <w:sz w:val="22"/>
        </w:rPr>
        <w:t xml:space="preserve"> is important to remain below 800 °C for the most stressed sphere</w:t>
      </w:r>
      <w:r>
        <w:rPr>
          <w:sz w:val="22"/>
        </w:rPr>
        <w:t xml:space="preserve">, </w:t>
      </w:r>
      <w:r w:rsidRPr="004C6F01">
        <w:rPr>
          <w:sz w:val="22"/>
        </w:rPr>
        <w:t xml:space="preserve">located at the </w:t>
      </w:r>
      <w:r>
        <w:rPr>
          <w:sz w:val="22"/>
        </w:rPr>
        <w:t>center of the target where the p</w:t>
      </w:r>
      <w:r w:rsidRPr="004C6F01">
        <w:rPr>
          <w:sz w:val="22"/>
        </w:rPr>
        <w:t xml:space="preserve">ower deposition is greatest (and so is </w:t>
      </w:r>
      <w:r>
        <w:rPr>
          <w:sz w:val="22"/>
        </w:rPr>
        <w:t>its</w:t>
      </w:r>
      <w:r w:rsidRPr="004C6F01">
        <w:rPr>
          <w:sz w:val="22"/>
        </w:rPr>
        <w:t xml:space="preserve"> int</w:t>
      </w:r>
      <w:r>
        <w:rPr>
          <w:sz w:val="22"/>
        </w:rPr>
        <w:t>ernal ∆T</w:t>
      </w:r>
      <w:r w:rsidRPr="004C6F01">
        <w:rPr>
          <w:sz w:val="22"/>
        </w:rPr>
        <w:t xml:space="preserve">).  This sphere is not the hottest, which is located further away towards the outlet of the helium. </w:t>
      </w:r>
      <w:r>
        <w:rPr>
          <w:sz w:val="22"/>
        </w:rPr>
        <w:t>The</w:t>
      </w:r>
      <w:r w:rsidRPr="004C6F01">
        <w:rPr>
          <w:color w:val="0000FF"/>
          <w:sz w:val="22"/>
        </w:rPr>
        <w:t xml:space="preserve"> </w:t>
      </w:r>
      <w:r w:rsidRPr="000C3A09">
        <w:rPr>
          <w:sz w:val="22"/>
        </w:rPr>
        <w:t>failure of a sphere should not impair the operation of the target, as it will result in cracks on the sphere surface.</w:t>
      </w:r>
    </w:p>
    <w:p w:rsidR="00537F56" w:rsidRPr="003017D6" w:rsidRDefault="00537F56" w:rsidP="00BC6699">
      <w:pPr>
        <w:jc w:val="both"/>
        <w:rPr>
          <w:color w:val="0000FF"/>
        </w:rPr>
      </w:pPr>
    </w:p>
    <w:tbl>
      <w:tblPr>
        <w:tblW w:w="0" w:type="auto"/>
        <w:tblLook w:val="00BF"/>
      </w:tblPr>
      <w:tblGrid>
        <w:gridCol w:w="8856"/>
      </w:tblGrid>
      <w:tr w:rsidR="00537F56" w:rsidRPr="000B2BAB" w:rsidTr="000B2BAB">
        <w:tc>
          <w:tcPr>
            <w:tcW w:w="8856" w:type="dxa"/>
          </w:tcPr>
          <w:p w:rsidR="00537F56" w:rsidRPr="000B2BAB" w:rsidRDefault="00537F56" w:rsidP="000B2BAB">
            <w:pPr>
              <w:keepNext/>
              <w:keepLines/>
              <w:jc w:val="both"/>
            </w:pPr>
            <w:r w:rsidRPr="000B2BAB">
              <w:rPr>
                <w:noProof/>
                <w:lang w:val="de-DE" w:eastAsia="de-DE"/>
              </w:rPr>
              <w:pict>
                <v:shape id="O 3" o:spid="_x0000_i1032" type="#_x0000_t75" style="width:423pt;height:201pt;visibility:visible" o:gfxdata="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">
                  <v:imagedata r:id="rId13" o:title="" croptop="-1647f" cropbottom="-1698f" cropleft="-1095f" cropright="-4006f"/>
                  <o:lock v:ext="edit" aspectratio="f"/>
                </v:shape>
              </w:pict>
            </w:r>
          </w:p>
        </w:tc>
      </w:tr>
      <w:tr w:rsidR="00537F56" w:rsidRPr="000B2BAB" w:rsidTr="000B2BAB">
        <w:tc>
          <w:tcPr>
            <w:tcW w:w="8856" w:type="dxa"/>
          </w:tcPr>
          <w:p w:rsidR="00537F56" w:rsidRPr="000B2BAB" w:rsidRDefault="00537F56" w:rsidP="000B2BAB">
            <w:pPr>
              <w:keepNext/>
              <w:keepLines/>
              <w:spacing w:before="120" w:after="120"/>
              <w:jc w:val="both"/>
              <w:rPr>
                <w:sz w:val="22"/>
              </w:rPr>
            </w:pPr>
            <w:r w:rsidRPr="000B2BAB">
              <w:rPr>
                <w:sz w:val="22"/>
              </w:rPr>
              <w:t>Figure 6: Temperature distribution in the helium coolant of a tungsten sphere target. A quarter of the target is cut out to better visualize the temperature profile.</w:t>
            </w:r>
          </w:p>
        </w:tc>
      </w:tr>
    </w:tbl>
    <w:p w:rsidR="00537F56" w:rsidRDefault="00537F56" w:rsidP="00BC6699">
      <w:pPr>
        <w:jc w:val="both"/>
      </w:pPr>
    </w:p>
    <w:tbl>
      <w:tblPr>
        <w:tblW w:w="0" w:type="auto"/>
        <w:tblLook w:val="00BF"/>
      </w:tblPr>
      <w:tblGrid>
        <w:gridCol w:w="8856"/>
      </w:tblGrid>
      <w:tr w:rsidR="00537F56" w:rsidRPr="000B2BAB" w:rsidTr="000B2BAB">
        <w:tc>
          <w:tcPr>
            <w:tcW w:w="8856" w:type="dxa"/>
          </w:tcPr>
          <w:p w:rsidR="00537F56" w:rsidRPr="000B2BAB" w:rsidRDefault="00537F56" w:rsidP="000B2BAB">
            <w:pPr>
              <w:keepNext/>
              <w:keepLines/>
              <w:jc w:val="both"/>
            </w:pPr>
            <w:r w:rsidRPr="000B2BAB">
              <w:rPr>
                <w:noProof/>
                <w:lang w:val="de-DE" w:eastAsia="de-DE"/>
              </w:rPr>
              <w:pict>
                <v:shape id="C 18" o:spid="_x0000_i1033" type="#_x0000_t75" style="width:280.5pt;height:116.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">
                  <v:imagedata r:id="rId14" o:title="" croptop="-1413f" cropbottom="-1324f" cropleft="-3788f" cropright="-3394f"/>
                  <o:lock v:ext="edit" aspectratio="f"/>
                </v:shape>
              </w:pict>
            </w:r>
          </w:p>
        </w:tc>
      </w:tr>
      <w:tr w:rsidR="00537F56" w:rsidRPr="000B2BAB" w:rsidTr="000B2BAB">
        <w:tc>
          <w:tcPr>
            <w:tcW w:w="8856" w:type="dxa"/>
          </w:tcPr>
          <w:p w:rsidR="00537F56" w:rsidRPr="000B2BAB" w:rsidRDefault="00537F56" w:rsidP="000B2BAB">
            <w:pPr>
              <w:keepNext/>
              <w:keepLines/>
              <w:spacing w:before="120" w:after="120"/>
              <w:jc w:val="both"/>
              <w:rPr>
                <w:sz w:val="22"/>
              </w:rPr>
            </w:pPr>
            <w:r w:rsidRPr="000B2BAB">
              <w:rPr>
                <w:sz w:val="22"/>
              </w:rPr>
              <w:t>Figure 7: Transient simulations of stress in the hottest sphere. The proton beam is sent to the target for the first 3 seconds and then switched off for the remaining 3 seconds.</w:t>
            </w:r>
          </w:p>
        </w:tc>
      </w:tr>
    </w:tbl>
    <w:p w:rsidR="00537F56" w:rsidRDefault="00537F56" w:rsidP="003F00A9">
      <w:pPr>
        <w:jc w:val="both"/>
      </w:pPr>
    </w:p>
    <w:tbl>
      <w:tblPr>
        <w:tblW w:w="0" w:type="auto"/>
        <w:tblLook w:val="00BF"/>
      </w:tblPr>
      <w:tblGrid>
        <w:gridCol w:w="8856"/>
      </w:tblGrid>
      <w:tr w:rsidR="00537F56" w:rsidRPr="000B2BAB" w:rsidTr="000B2BAB">
        <w:tc>
          <w:tcPr>
            <w:tcW w:w="8856" w:type="dxa"/>
          </w:tcPr>
          <w:p w:rsidR="00537F56" w:rsidRPr="000B2BAB" w:rsidRDefault="00537F56" w:rsidP="000B2BAB">
            <w:pPr>
              <w:keepNext/>
              <w:keepLines/>
              <w:jc w:val="both"/>
            </w:pPr>
            <w:r w:rsidRPr="000B2BAB">
              <w:rPr>
                <w:noProof/>
                <w:lang w:val="de-DE" w:eastAsia="de-DE"/>
              </w:rPr>
              <w:pict>
                <v:shape id="C 1" o:spid="_x0000_i1034" type="#_x0000_t75" style="width:233.25pt;height:12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">
                  <v:imagedata r:id="rId15" o:title=""/>
                  <o:lock v:ext="edit" aspectratio="f"/>
                </v:shape>
              </w:pict>
            </w:r>
          </w:p>
        </w:tc>
      </w:tr>
      <w:tr w:rsidR="00537F56" w:rsidRPr="000B2BAB" w:rsidTr="000B2BAB">
        <w:tc>
          <w:tcPr>
            <w:tcW w:w="8856" w:type="dxa"/>
          </w:tcPr>
          <w:p w:rsidR="00537F56" w:rsidRPr="000B2BAB" w:rsidRDefault="00537F56" w:rsidP="000B2BAB">
            <w:pPr>
              <w:keepNext/>
              <w:keepLines/>
              <w:spacing w:before="120" w:after="120"/>
              <w:jc w:val="both"/>
              <w:rPr>
                <w:sz w:val="22"/>
              </w:rPr>
            </w:pPr>
            <w:r w:rsidRPr="000B2BAB">
              <w:rPr>
                <w:sz w:val="22"/>
              </w:rPr>
              <w:t>Figure 8: Stress range (difference between the maximum stress and the minimum stress during one cycle) against the number of cycles. Theoretical SN curve for DENSIMET 185, obtained from GRANTA database CES2009.</w:t>
            </w:r>
          </w:p>
        </w:tc>
      </w:tr>
    </w:tbl>
    <w:p w:rsidR="00537F56" w:rsidRDefault="00537F56" w:rsidP="00BC6699">
      <w:pPr>
        <w:jc w:val="both"/>
      </w:pPr>
    </w:p>
    <w:p w:rsidR="00537F56" w:rsidRDefault="00537F56" w:rsidP="008A0157">
      <w:pPr>
        <w:pStyle w:val="Heading2"/>
        <w:numPr>
          <w:numberingChange w:id="34" w:author="zat" w:date="2011-02-08T15:21:00Z" w:original="%1:3:0:.%2:5:0:."/>
        </w:numPr>
      </w:pPr>
      <w:r>
        <w:t>Water-cooled solid stationary target: cannelloni</w:t>
      </w:r>
    </w:p>
    <w:p w:rsidR="00537F56" w:rsidRPr="001E6C0F" w:rsidRDefault="00537F56" w:rsidP="008A0157">
      <w:pPr>
        <w:spacing w:before="120"/>
        <w:jc w:val="both"/>
        <w:rPr>
          <w:sz w:val="22"/>
        </w:rPr>
      </w:pPr>
      <w:r w:rsidRPr="001E6C0F">
        <w:rPr>
          <w:sz w:val="22"/>
        </w:rPr>
        <w:t xml:space="preserve">The “cannelloni” target </w:t>
      </w:r>
      <w:r>
        <w:rPr>
          <w:sz w:val="22"/>
        </w:rPr>
        <w:t>[</w:t>
      </w:r>
      <w:r>
        <w:rPr>
          <w:sz w:val="22"/>
        </w:rPr>
        <w:fldChar w:fldCharType="begin"/>
      </w:r>
      <w:r>
        <w:rPr>
          <w:sz w:val="22"/>
        </w:rPr>
        <w:instrText xml:space="preserve"> REF UCN_1 \h </w:instrText>
      </w:r>
      <w:r w:rsidRPr="00F76A39">
        <w:rPr>
          <w:color w:val="3366FF"/>
          <w:sz w:val="22"/>
        </w:rPr>
      </w:r>
      <w:r>
        <w:rPr>
          <w:sz w:val="22"/>
        </w:rPr>
        <w:fldChar w:fldCharType="separate"/>
      </w:r>
      <w:r w:rsidRPr="00A5568D">
        <w:rPr>
          <w:noProof/>
          <w:sz w:val="22"/>
        </w:rPr>
        <w:t>10</w:t>
      </w:r>
      <w:r>
        <w:rPr>
          <w:sz w:val="22"/>
        </w:rPr>
        <w:fldChar w:fldCharType="end"/>
      </w:r>
      <w:r>
        <w:rPr>
          <w:sz w:val="22"/>
        </w:rPr>
        <w:t xml:space="preserve">] </w:t>
      </w:r>
      <w:r w:rsidRPr="001E6C0F">
        <w:rPr>
          <w:sz w:val="22"/>
        </w:rPr>
        <w:t>has been successfully operated at SINQ-PSI under cw beam conditions at up to 1 MW. In the cannelloni tar</w:t>
      </w:r>
      <w:r>
        <w:rPr>
          <w:sz w:val="22"/>
        </w:rPr>
        <w:t>get concept, an array of zircal</w:t>
      </w:r>
      <w:r w:rsidRPr="001E6C0F">
        <w:rPr>
          <w:sz w:val="22"/>
        </w:rPr>
        <w:t>oy hollow rods filled with lead is cooled with flowing water. First results show that this target is technically feasible at 5 MW</w:t>
      </w:r>
      <w:r>
        <w:rPr>
          <w:sz w:val="22"/>
        </w:rPr>
        <w:t xml:space="preserve"> [</w:t>
      </w:r>
      <w:r>
        <w:rPr>
          <w:sz w:val="22"/>
        </w:rPr>
        <w:fldChar w:fldCharType="begin"/>
      </w:r>
      <w:r>
        <w:rPr>
          <w:sz w:val="22"/>
        </w:rPr>
        <w:instrText xml:space="preserve"> REF Thomsen_1 \h </w:instrText>
      </w:r>
      <w:r w:rsidRPr="00F76A39">
        <w:rPr>
          <w:sz w:val="22"/>
        </w:rPr>
      </w:r>
      <w:r>
        <w:rPr>
          <w:sz w:val="22"/>
        </w:rPr>
        <w:fldChar w:fldCharType="separate"/>
      </w:r>
      <w:r w:rsidRPr="00A5568D">
        <w:rPr>
          <w:noProof/>
          <w:sz w:val="22"/>
        </w:rPr>
        <w:t>11</w:t>
      </w:r>
      <w:r>
        <w:rPr>
          <w:sz w:val="22"/>
        </w:rPr>
        <w:fldChar w:fldCharType="end"/>
      </w:r>
      <w:r>
        <w:rPr>
          <w:sz w:val="22"/>
        </w:rPr>
        <w:t>]</w:t>
      </w:r>
      <w:r w:rsidRPr="001E6C0F">
        <w:rPr>
          <w:sz w:val="22"/>
        </w:rPr>
        <w:t xml:space="preserve">. At 2.5 GeV, 5 MW and a </w:t>
      </w:r>
      <w:r>
        <w:rPr>
          <w:sz w:val="22"/>
        </w:rPr>
        <w:t xml:space="preserve">peak </w:t>
      </w:r>
      <w:r w:rsidRPr="001E6C0F">
        <w:rPr>
          <w:sz w:val="22"/>
        </w:rPr>
        <w:t xml:space="preserve">current density of 42.4 </w:t>
      </w:r>
      <w:r w:rsidRPr="001E6C0F">
        <w:rPr>
          <w:rFonts w:ascii="Symbol" w:hAnsi="Symbol"/>
          <w:sz w:val="22"/>
        </w:rPr>
        <w:t></w:t>
      </w:r>
      <w:r w:rsidRPr="001E6C0F">
        <w:rPr>
          <w:sz w:val="22"/>
        </w:rPr>
        <w:t>A.cm</w:t>
      </w:r>
      <w:r w:rsidRPr="001E6C0F">
        <w:rPr>
          <w:sz w:val="22"/>
          <w:vertAlign w:val="superscript"/>
        </w:rPr>
        <w:t>-2</w:t>
      </w:r>
      <w:r w:rsidRPr="001E6C0F">
        <w:rPr>
          <w:sz w:val="22"/>
        </w:rPr>
        <w:t>, the peak energy deposited is 1.95 kW.cm</w:t>
      </w:r>
      <w:r w:rsidRPr="001E6C0F">
        <w:rPr>
          <w:sz w:val="22"/>
          <w:vertAlign w:val="superscript"/>
        </w:rPr>
        <w:t>-3</w:t>
      </w:r>
      <w:r w:rsidRPr="001E6C0F">
        <w:rPr>
          <w:sz w:val="22"/>
        </w:rPr>
        <w:t xml:space="preserve"> or roughly twice as much as is currently deposited at SINQ with 590 MeV protons at ~ 1 MW which incidently has a very similar proton current density approaching 40 </w:t>
      </w:r>
      <w:r w:rsidRPr="001E6C0F">
        <w:rPr>
          <w:rFonts w:ascii="Symbol" w:hAnsi="Symbol"/>
          <w:sz w:val="22"/>
        </w:rPr>
        <w:t></w:t>
      </w:r>
      <w:r w:rsidRPr="001E6C0F">
        <w:rPr>
          <w:sz w:val="22"/>
        </w:rPr>
        <w:t>A.cm</w:t>
      </w:r>
      <w:r w:rsidRPr="001E6C0F">
        <w:rPr>
          <w:sz w:val="22"/>
          <w:vertAlign w:val="superscript"/>
        </w:rPr>
        <w:t>-2</w:t>
      </w:r>
      <w:r w:rsidRPr="001E6C0F">
        <w:rPr>
          <w:sz w:val="22"/>
        </w:rPr>
        <w:t xml:space="preserve">. The current density at SINQ accidentally reached 70 </w:t>
      </w:r>
      <w:r w:rsidRPr="001E6C0F">
        <w:rPr>
          <w:rFonts w:ascii="Symbol" w:hAnsi="Symbol"/>
          <w:sz w:val="22"/>
        </w:rPr>
        <w:t></w:t>
      </w:r>
      <w:r w:rsidRPr="001E6C0F">
        <w:rPr>
          <w:sz w:val="22"/>
        </w:rPr>
        <w:t>A.cm</w:t>
      </w:r>
      <w:r w:rsidRPr="001E6C0F">
        <w:rPr>
          <w:sz w:val="22"/>
          <w:vertAlign w:val="superscript"/>
        </w:rPr>
        <w:t>-2</w:t>
      </w:r>
      <w:r w:rsidRPr="001E6C0F">
        <w:rPr>
          <w:sz w:val="22"/>
        </w:rPr>
        <w:t xml:space="preserve"> in October 2004 [</w:t>
      </w:r>
      <w:r>
        <w:rPr>
          <w:sz w:val="22"/>
        </w:rPr>
        <w:fldChar w:fldCharType="begin"/>
      </w:r>
      <w:r>
        <w:rPr>
          <w:sz w:val="22"/>
        </w:rPr>
        <w:instrText xml:space="preserve"> REF Thomsen_2 \h </w:instrText>
      </w:r>
      <w:r w:rsidRPr="00F76A39">
        <w:rPr>
          <w:color w:val="0000FF"/>
          <w:sz w:val="22"/>
        </w:rPr>
      </w:r>
      <w:r>
        <w:rPr>
          <w:sz w:val="22"/>
        </w:rPr>
        <w:fldChar w:fldCharType="separate"/>
      </w:r>
      <w:r w:rsidRPr="00A5568D">
        <w:rPr>
          <w:noProof/>
          <w:sz w:val="22"/>
        </w:rPr>
        <w:t>12</w:t>
      </w:r>
      <w:r>
        <w:rPr>
          <w:sz w:val="22"/>
        </w:rPr>
        <w:fldChar w:fldCharType="end"/>
      </w:r>
      <w:r w:rsidRPr="001E6C0F">
        <w:rPr>
          <w:sz w:val="22"/>
        </w:rPr>
        <w:t xml:space="preserve">] and although the coolant flow was not optimized for these conditions, no damage was observed on any of the zircaloy tubes filled with lead. </w:t>
      </w:r>
    </w:p>
    <w:p w:rsidR="00537F56" w:rsidRPr="001E6C0F" w:rsidRDefault="00537F56" w:rsidP="008A0157">
      <w:pPr>
        <w:spacing w:before="120"/>
        <w:jc w:val="both"/>
        <w:rPr>
          <w:sz w:val="22"/>
        </w:rPr>
      </w:pPr>
      <w:r w:rsidRPr="001E6C0F">
        <w:rPr>
          <w:sz w:val="22"/>
        </w:rPr>
        <w:t>As a basis for initial calculations, the well known heat transfer coefficients as a function of heat flux and temperature for cooling a single tube in water flowing at 0.75 m.s</w:t>
      </w:r>
      <w:r w:rsidRPr="001E6C0F">
        <w:rPr>
          <w:sz w:val="22"/>
          <w:vertAlign w:val="superscript"/>
        </w:rPr>
        <w:t>-1</w:t>
      </w:r>
      <w:r w:rsidRPr="001E6C0F">
        <w:rPr>
          <w:sz w:val="22"/>
        </w:rPr>
        <w:t xml:space="preserve"> were used [</w:t>
      </w:r>
      <w:r>
        <w:rPr>
          <w:sz w:val="22"/>
        </w:rPr>
        <w:fldChar w:fldCharType="begin"/>
      </w:r>
      <w:r>
        <w:rPr>
          <w:sz w:val="22"/>
        </w:rPr>
        <w:instrText xml:space="preserve"> REF Shah \h </w:instrText>
      </w:r>
      <w:r w:rsidRPr="00F76A39">
        <w:rPr>
          <w:color w:val="0000FF"/>
          <w:sz w:val="22"/>
        </w:rPr>
      </w:r>
      <w:r>
        <w:rPr>
          <w:sz w:val="22"/>
        </w:rPr>
        <w:fldChar w:fldCharType="separate"/>
      </w:r>
      <w:r w:rsidRPr="00A5568D">
        <w:rPr>
          <w:noProof/>
          <w:sz w:val="22"/>
        </w:rPr>
        <w:t>13</w:t>
      </w:r>
      <w:r>
        <w:rPr>
          <w:sz w:val="22"/>
        </w:rPr>
        <w:fldChar w:fldCharType="end"/>
      </w:r>
      <w:r w:rsidRPr="001E6C0F">
        <w:rPr>
          <w:sz w:val="22"/>
        </w:rPr>
        <w:t>]. A crucial consideration is enhanced cooling due to the rise time of the surface temperature: above 150°C, sub-cooled boiling leads to heat fluxes above 3.5 MW.m</w:t>
      </w:r>
      <w:r w:rsidRPr="00BC1E2A">
        <w:rPr>
          <w:sz w:val="22"/>
          <w:vertAlign w:val="superscript"/>
        </w:rPr>
        <w:t>-</w:t>
      </w:r>
      <w:r w:rsidRPr="001E6C0F">
        <w:rPr>
          <w:sz w:val="22"/>
          <w:vertAlign w:val="superscript"/>
        </w:rPr>
        <w:t>2</w:t>
      </w:r>
      <w:r w:rsidRPr="001E6C0F">
        <w:rPr>
          <w:sz w:val="22"/>
        </w:rPr>
        <w:t xml:space="preserve"> and heat transfer coefficients well above 0.03 MW.m</w:t>
      </w:r>
      <w:r w:rsidRPr="001E6C0F">
        <w:rPr>
          <w:sz w:val="22"/>
          <w:vertAlign w:val="superscript"/>
        </w:rPr>
        <w:t>-2</w:t>
      </w:r>
      <w:r w:rsidRPr="001E6C0F">
        <w:rPr>
          <w:sz w:val="22"/>
        </w:rPr>
        <w:t>.K</w:t>
      </w:r>
      <w:r w:rsidRPr="001E6C0F">
        <w:rPr>
          <w:sz w:val="22"/>
          <w:vertAlign w:val="superscript"/>
        </w:rPr>
        <w:t>-1</w:t>
      </w:r>
      <w:r w:rsidRPr="001E6C0F">
        <w:rPr>
          <w:sz w:val="22"/>
        </w:rPr>
        <w:t xml:space="preserve">. </w:t>
      </w:r>
      <w:r w:rsidRPr="00F354DB">
        <w:rPr>
          <w:sz w:val="22"/>
        </w:rPr>
        <w:t>Figure 9</w:t>
      </w:r>
      <w:r w:rsidRPr="001E6C0F">
        <w:rPr>
          <w:sz w:val="22"/>
        </w:rPr>
        <w:t xml:space="preserve"> shows the temperature distribution in a tube with water flowing </w:t>
      </w:r>
      <w:r>
        <w:rPr>
          <w:sz w:val="22"/>
        </w:rPr>
        <w:t>in a cross-flow configuration in the most stressed tube in the center of peak energy deposition</w:t>
      </w:r>
      <w:r w:rsidRPr="001E6C0F">
        <w:rPr>
          <w:sz w:val="22"/>
        </w:rPr>
        <w:t xml:space="preserve">. </w:t>
      </w:r>
      <w:r>
        <w:rPr>
          <w:sz w:val="22"/>
        </w:rPr>
        <w:t xml:space="preserve">The </w:t>
      </w:r>
      <w:r w:rsidRPr="001E6C0F">
        <w:rPr>
          <w:sz w:val="22"/>
        </w:rPr>
        <w:t xml:space="preserve">peak temperature in the lead </w:t>
      </w:r>
      <w:r>
        <w:rPr>
          <w:sz w:val="22"/>
        </w:rPr>
        <w:t xml:space="preserve">is around </w:t>
      </w:r>
      <w:r w:rsidRPr="001E6C0F">
        <w:rPr>
          <w:sz w:val="22"/>
        </w:rPr>
        <w:t>900°C</w:t>
      </w:r>
      <w:r>
        <w:rPr>
          <w:sz w:val="22"/>
        </w:rPr>
        <w:t>, well above its melting point of 327°C. The</w:t>
      </w:r>
      <w:r w:rsidRPr="001E6C0F">
        <w:rPr>
          <w:sz w:val="22"/>
        </w:rPr>
        <w:t xml:space="preserve"> average contact temperature between lead and zircaloy </w:t>
      </w:r>
      <w:r>
        <w:rPr>
          <w:sz w:val="22"/>
        </w:rPr>
        <w:t>is</w:t>
      </w:r>
      <w:r w:rsidRPr="001E6C0F">
        <w:rPr>
          <w:sz w:val="22"/>
        </w:rPr>
        <w:t xml:space="preserve"> ~500°C and </w:t>
      </w:r>
      <w:r>
        <w:rPr>
          <w:sz w:val="22"/>
        </w:rPr>
        <w:t>the zircaloy is at ~200°C on its outer surface.</w:t>
      </w:r>
    </w:p>
    <w:p w:rsidR="00537F56" w:rsidRPr="001E6C0F" w:rsidRDefault="00537F56" w:rsidP="008A0157">
      <w:pPr>
        <w:spacing w:before="120"/>
        <w:jc w:val="both"/>
        <w:rPr>
          <w:sz w:val="22"/>
        </w:rPr>
      </w:pPr>
      <w:r w:rsidRPr="001E6C0F">
        <w:rPr>
          <w:sz w:val="22"/>
        </w:rPr>
        <w:t xml:space="preserve">The thermal contact between lead and zircaloy is guaranteed because if the lead were to heat up excessively through the absence of a thermal path to the coolant, it would melt and thus automatically re-establish thermal contact. </w:t>
      </w:r>
    </w:p>
    <w:p w:rsidR="00537F56" w:rsidRPr="00202222" w:rsidRDefault="00537F56" w:rsidP="008A0157">
      <w:pPr>
        <w:spacing w:before="120"/>
        <w:jc w:val="both"/>
      </w:pPr>
      <w:r w:rsidRPr="001E6C0F">
        <w:rPr>
          <w:sz w:val="22"/>
        </w:rPr>
        <w:t xml:space="preserve">Past experience at a continuous 1 MW source has demonstrated that safety, cost and reliability are positive features of this concept. The main drawback is that although target compactness can be relaxed at a long pulse spallation target, the diluted density of the neutron production material leads to </w:t>
      </w:r>
      <w:r>
        <w:rPr>
          <w:sz w:val="22"/>
        </w:rPr>
        <w:t xml:space="preserve">significantly </w:t>
      </w:r>
      <w:r w:rsidRPr="001E6C0F">
        <w:rPr>
          <w:sz w:val="22"/>
        </w:rPr>
        <w:t>lower neutron yields compared to most other concepts described here.</w:t>
      </w:r>
      <w:r>
        <w:rPr>
          <w:sz w:val="22"/>
        </w:rPr>
        <w:t xml:space="preserve"> It must also be re-evaluated for use at a pulsed spallation source.</w:t>
      </w:r>
    </w:p>
    <w:tbl>
      <w:tblPr>
        <w:tblW w:w="0" w:type="auto"/>
        <w:tblLook w:val="00BF"/>
      </w:tblPr>
      <w:tblGrid>
        <w:gridCol w:w="8856"/>
      </w:tblGrid>
      <w:tr w:rsidR="00537F56" w:rsidRPr="000B2BAB" w:rsidTr="000B2BAB">
        <w:tc>
          <w:tcPr>
            <w:tcW w:w="8856" w:type="dxa"/>
          </w:tcPr>
          <w:p w:rsidR="00537F56" w:rsidRPr="000B2BAB" w:rsidRDefault="00537F56" w:rsidP="000B2BAB">
            <w:pPr>
              <w:keepNext/>
              <w:keepLines/>
              <w:jc w:val="center"/>
            </w:pPr>
            <w:r w:rsidRPr="000B2BAB">
              <w:rPr>
                <w:noProof/>
                <w:lang w:val="de-DE" w:eastAsia="de-DE"/>
              </w:rPr>
              <w:pict>
                <v:shape id="_x0000_i1035" type="#_x0000_t75" style="width:304.5pt;height:202.5pt;visibility:visible">
                  <v:imagedata r:id="rId16" o:title=""/>
                </v:shape>
              </w:pict>
            </w:r>
          </w:p>
        </w:tc>
      </w:tr>
      <w:tr w:rsidR="00537F56" w:rsidRPr="000B2BAB" w:rsidTr="000B2BAB">
        <w:tc>
          <w:tcPr>
            <w:tcW w:w="8856" w:type="dxa"/>
          </w:tcPr>
          <w:p w:rsidR="00537F56" w:rsidRPr="000B2BAB" w:rsidRDefault="00537F56" w:rsidP="000B2BAB">
            <w:pPr>
              <w:keepNext/>
              <w:keepLines/>
              <w:spacing w:before="120" w:after="120"/>
              <w:jc w:val="both"/>
              <w:rPr>
                <w:sz w:val="22"/>
              </w:rPr>
            </w:pPr>
            <w:r w:rsidRPr="000B2BAB">
              <w:rPr>
                <w:sz w:val="22"/>
              </w:rPr>
              <w:t>Figure 9: Axisymmetric model of the most loaded tube, reference beam conditions, safety factor of 1.5 on heat generation and 1.25 on heat transfer coefficient; “Aussenseite” refers to the surface temperature of the zircaloy tube, “Kontakt” to the interface tube/lead, and “Zentrum” to the temperature maximum in the center, from [</w:t>
            </w:r>
            <w:r w:rsidRPr="000B2BAB">
              <w:rPr>
                <w:sz w:val="22"/>
              </w:rPr>
              <w:fldChar w:fldCharType="begin"/>
            </w:r>
            <w:r w:rsidRPr="000B2BAB">
              <w:rPr>
                <w:sz w:val="22"/>
              </w:rPr>
              <w:instrText xml:space="preserve"> REF Thomsen_1 \h </w:instrText>
            </w:r>
            <w:r w:rsidRPr="000B2BAB">
              <w:rPr>
                <w:sz w:val="22"/>
              </w:rPr>
            </w:r>
            <w:r w:rsidRPr="000B2BAB">
              <w:rPr>
                <w:sz w:val="22"/>
              </w:rPr>
              <w:fldChar w:fldCharType="separate"/>
            </w:r>
            <w:r w:rsidRPr="000B2BAB">
              <w:rPr>
                <w:noProof/>
                <w:sz w:val="22"/>
              </w:rPr>
              <w:t>11</w:t>
            </w:r>
            <w:r w:rsidRPr="000B2BAB">
              <w:rPr>
                <w:sz w:val="22"/>
              </w:rPr>
              <w:fldChar w:fldCharType="end"/>
            </w:r>
            <w:r w:rsidRPr="000B2BAB">
              <w:rPr>
                <w:sz w:val="22"/>
              </w:rPr>
              <w:t>].</w:t>
            </w:r>
          </w:p>
        </w:tc>
      </w:tr>
    </w:tbl>
    <w:p w:rsidR="00537F56" w:rsidRDefault="00537F56" w:rsidP="00BC6699">
      <w:pPr>
        <w:jc w:val="both"/>
      </w:pPr>
    </w:p>
    <w:p w:rsidR="00537F56" w:rsidRDefault="00537F56" w:rsidP="00422B72">
      <w:pPr>
        <w:pStyle w:val="Heading2"/>
        <w:numPr>
          <w:numberingChange w:id="35" w:author="zat" w:date="2011-02-08T15:21:00Z" w:original="%1:3:0:.%2:6:0:."/>
        </w:numPr>
      </w:pPr>
      <w:r>
        <w:t>Sodium-cooled solid stationary target</w:t>
      </w:r>
    </w:p>
    <w:p w:rsidR="00537F56" w:rsidRPr="00163473" w:rsidRDefault="00537F56" w:rsidP="00422B72">
      <w:pPr>
        <w:spacing w:before="120"/>
        <w:jc w:val="both"/>
        <w:rPr>
          <w:sz w:val="22"/>
        </w:rPr>
      </w:pPr>
      <w:r>
        <w:rPr>
          <w:sz w:val="22"/>
        </w:rPr>
        <w:t>Liquid metal-cooled solid targets have been proposed in the past. They can be divided into 2 categories: high Z liquid metals where the LM contributes to the spallation process (e.g. MTS, the Materials Test Station proposed at LANL and consisting of tungsten blocks cooled with LBE) and low Z liquid metals.</w:t>
      </w:r>
      <w:r w:rsidRPr="00163473">
        <w:rPr>
          <w:sz w:val="22"/>
        </w:rPr>
        <w:t xml:space="preserve"> </w:t>
      </w:r>
      <w:r>
        <w:rPr>
          <w:sz w:val="22"/>
        </w:rPr>
        <w:t>Here, a low Z Na-</w:t>
      </w:r>
      <w:r w:rsidRPr="00163473">
        <w:rPr>
          <w:sz w:val="22"/>
        </w:rPr>
        <w:t xml:space="preserve">cooled solid Tungsten target is </w:t>
      </w:r>
      <w:r>
        <w:rPr>
          <w:sz w:val="22"/>
        </w:rPr>
        <w:t>proposed, motivated by the requirement to keep the spallation volume as compact as possible, hence combining the best neutron production material with the most efficient cooling fluid. The following points were considered in choosing Na:</w:t>
      </w:r>
    </w:p>
    <w:p w:rsidR="00537F56" w:rsidRPr="00163473" w:rsidRDefault="00537F56" w:rsidP="00422B72">
      <w:pPr>
        <w:pStyle w:val="ListParagraph"/>
        <w:numPr>
          <w:ilvl w:val="0"/>
          <w:numId w:val="24"/>
          <w:numberingChange w:id="36" w:author="zat" w:date="2011-02-08T15:21:00Z" w:original="%1:1:0:."/>
        </w:numPr>
        <w:spacing w:before="120"/>
        <w:jc w:val="both"/>
        <w:rPr>
          <w:sz w:val="22"/>
        </w:rPr>
      </w:pPr>
      <w:r>
        <w:rPr>
          <w:sz w:val="22"/>
        </w:rPr>
        <w:t>it does not adversely affect neutronic performance,</w:t>
      </w:r>
    </w:p>
    <w:p w:rsidR="00537F56" w:rsidRPr="00163473" w:rsidRDefault="00537F56" w:rsidP="00422B72">
      <w:pPr>
        <w:pStyle w:val="ListParagraph"/>
        <w:numPr>
          <w:ilvl w:val="0"/>
          <w:numId w:val="24"/>
          <w:numberingChange w:id="37" w:author="zat" w:date="2011-02-08T15:21:00Z" w:original="%1:2:0:."/>
        </w:numPr>
        <w:spacing w:before="120"/>
        <w:jc w:val="both"/>
        <w:rPr>
          <w:sz w:val="22"/>
        </w:rPr>
      </w:pPr>
      <w:r>
        <w:rPr>
          <w:sz w:val="22"/>
        </w:rPr>
        <w:t>it has excellent cooling properties, especially when compared to water,</w:t>
      </w:r>
    </w:p>
    <w:p w:rsidR="00537F56" w:rsidRPr="00163473" w:rsidRDefault="00537F56" w:rsidP="00422B72">
      <w:pPr>
        <w:pStyle w:val="ListParagraph"/>
        <w:numPr>
          <w:ilvl w:val="0"/>
          <w:numId w:val="24"/>
          <w:numberingChange w:id="38" w:author="zat" w:date="2011-02-08T15:21:00Z" w:original="%1:3:0:."/>
        </w:numPr>
        <w:spacing w:before="120"/>
        <w:jc w:val="both"/>
        <w:rPr>
          <w:sz w:val="22"/>
        </w:rPr>
      </w:pPr>
      <w:r>
        <w:rPr>
          <w:sz w:val="22"/>
        </w:rPr>
        <w:t>handling during maintenance is less constrained, especially compared to heavy LM systems such as the Hg targets at</w:t>
      </w:r>
      <w:r w:rsidRPr="00163473">
        <w:rPr>
          <w:sz w:val="22"/>
        </w:rPr>
        <w:t xml:space="preserve"> SNS and JSNS </w:t>
      </w:r>
      <w:r>
        <w:rPr>
          <w:sz w:val="22"/>
        </w:rPr>
        <w:t>where</w:t>
      </w:r>
      <w:r w:rsidRPr="00163473">
        <w:rPr>
          <w:sz w:val="22"/>
        </w:rPr>
        <w:t xml:space="preserve"> irradiated mercury sticki</w:t>
      </w:r>
      <w:r>
        <w:rPr>
          <w:sz w:val="22"/>
        </w:rPr>
        <w:t>ng to the circuit walls imposes</w:t>
      </w:r>
      <w:r w:rsidRPr="00163473">
        <w:rPr>
          <w:sz w:val="22"/>
        </w:rPr>
        <w:t xml:space="preserve"> additional constraints during the maintenance</w:t>
      </w:r>
      <w:r>
        <w:rPr>
          <w:sz w:val="22"/>
        </w:rPr>
        <w:t>,</w:t>
      </w:r>
    </w:p>
    <w:p w:rsidR="00537F56" w:rsidRPr="00163473" w:rsidRDefault="00537F56" w:rsidP="00422B72">
      <w:pPr>
        <w:pStyle w:val="ListParagraph"/>
        <w:numPr>
          <w:ilvl w:val="0"/>
          <w:numId w:val="24"/>
          <w:numberingChange w:id="39" w:author="zat" w:date="2011-02-08T15:21:00Z" w:original="%1:4:0:."/>
        </w:numPr>
        <w:spacing w:before="120"/>
        <w:jc w:val="both"/>
        <w:rPr>
          <w:sz w:val="22"/>
        </w:rPr>
      </w:pPr>
      <w:r w:rsidRPr="00163473">
        <w:rPr>
          <w:sz w:val="22"/>
        </w:rPr>
        <w:t xml:space="preserve">the safety cases, mainly the sodium water and sodium air reactions, are a concern but could be </w:t>
      </w:r>
      <w:r>
        <w:rPr>
          <w:sz w:val="22"/>
        </w:rPr>
        <w:t>manageable, due to the relatively small</w:t>
      </w:r>
      <w:r w:rsidRPr="00163473">
        <w:rPr>
          <w:sz w:val="22"/>
        </w:rPr>
        <w:t xml:space="preserve"> total amount of sodium and </w:t>
      </w:r>
      <w:r>
        <w:rPr>
          <w:sz w:val="22"/>
        </w:rPr>
        <w:t>heat removal requirements compared with operational Na-cooled reactors</w:t>
      </w:r>
      <w:r w:rsidRPr="00163473">
        <w:rPr>
          <w:sz w:val="22"/>
        </w:rPr>
        <w:t>.</w:t>
      </w:r>
    </w:p>
    <w:p w:rsidR="00537F56" w:rsidRPr="00163473" w:rsidRDefault="00537F56" w:rsidP="00422B72">
      <w:pPr>
        <w:pStyle w:val="ListParagraph"/>
        <w:numPr>
          <w:ilvl w:val="0"/>
          <w:numId w:val="24"/>
          <w:numberingChange w:id="40" w:author="zat" w:date="2011-02-08T15:21:00Z" w:original="%1:5:0:."/>
        </w:numPr>
        <w:spacing w:before="120"/>
        <w:jc w:val="both"/>
        <w:rPr>
          <w:sz w:val="22"/>
        </w:rPr>
      </w:pPr>
      <w:r w:rsidRPr="00163473">
        <w:rPr>
          <w:sz w:val="22"/>
        </w:rPr>
        <w:t xml:space="preserve">all the necessary technology associated </w:t>
      </w:r>
      <w:r>
        <w:rPr>
          <w:sz w:val="22"/>
        </w:rPr>
        <w:t>with</w:t>
      </w:r>
      <w:r w:rsidRPr="00163473">
        <w:rPr>
          <w:sz w:val="22"/>
        </w:rPr>
        <w:t xml:space="preserve"> sodium loops in a nuclear environment is used and proven for more than 50 years</w:t>
      </w:r>
      <w:r>
        <w:rPr>
          <w:sz w:val="22"/>
        </w:rPr>
        <w:t>.</w:t>
      </w:r>
    </w:p>
    <w:p w:rsidR="00537F56" w:rsidRPr="0064709F" w:rsidRDefault="00537F56" w:rsidP="00422B72">
      <w:pPr>
        <w:spacing w:before="120"/>
        <w:jc w:val="both"/>
        <w:rPr>
          <w:sz w:val="22"/>
        </w:rPr>
      </w:pPr>
      <w:commentRangeStart w:id="41"/>
      <w:r>
        <w:rPr>
          <w:sz w:val="22"/>
        </w:rPr>
        <w:t>Neutron</w:t>
      </w:r>
      <w:r w:rsidRPr="0064709F">
        <w:rPr>
          <w:sz w:val="22"/>
        </w:rPr>
        <w:t xml:space="preserve"> fluxes feeding the moderators will be optimized if the global compactness of the target </w:t>
      </w:r>
      <w:r>
        <w:rPr>
          <w:sz w:val="22"/>
        </w:rPr>
        <w:t xml:space="preserve">leads to a density </w:t>
      </w:r>
      <w:r w:rsidRPr="0064709F">
        <w:rPr>
          <w:sz w:val="22"/>
        </w:rPr>
        <w:t xml:space="preserve">close </w:t>
      </w:r>
      <w:r>
        <w:rPr>
          <w:sz w:val="22"/>
        </w:rPr>
        <w:t xml:space="preserve">to that of pure </w:t>
      </w:r>
      <w:commentRangeEnd w:id="41"/>
      <w:r>
        <w:rPr>
          <w:rStyle w:val="CommentReference"/>
        </w:rPr>
        <w:commentReference w:id="41"/>
      </w:r>
      <w:r>
        <w:rPr>
          <w:sz w:val="22"/>
        </w:rPr>
        <w:t>W</w:t>
      </w:r>
      <w:r w:rsidRPr="0064709F">
        <w:rPr>
          <w:sz w:val="22"/>
        </w:rPr>
        <w:t xml:space="preserve">. An average density of a Na-W target could be as high </w:t>
      </w:r>
      <w:commentRangeStart w:id="42"/>
      <w:r w:rsidRPr="0064709F">
        <w:rPr>
          <w:sz w:val="22"/>
        </w:rPr>
        <w:t>as 17</w:t>
      </w:r>
      <w:r>
        <w:rPr>
          <w:sz w:val="22"/>
        </w:rPr>
        <w:t xml:space="preserve"> g.cm</w:t>
      </w:r>
      <w:r w:rsidRPr="00630453">
        <w:rPr>
          <w:sz w:val="22"/>
          <w:vertAlign w:val="superscript"/>
        </w:rPr>
        <w:t>-3</w:t>
      </w:r>
      <w:r w:rsidRPr="0064709F">
        <w:rPr>
          <w:sz w:val="22"/>
        </w:rPr>
        <w:t xml:space="preserve">, </w:t>
      </w:r>
      <w:r>
        <w:rPr>
          <w:sz w:val="22"/>
        </w:rPr>
        <w:t>2</w:t>
      </w:r>
      <w:r w:rsidRPr="0064709F">
        <w:rPr>
          <w:sz w:val="22"/>
        </w:rPr>
        <w:t xml:space="preserve">0% higher than </w:t>
      </w:r>
      <w:r>
        <w:rPr>
          <w:sz w:val="22"/>
        </w:rPr>
        <w:t>a water-cooled</w:t>
      </w:r>
      <w:r w:rsidRPr="0064709F">
        <w:rPr>
          <w:sz w:val="22"/>
        </w:rPr>
        <w:t xml:space="preserve"> </w:t>
      </w:r>
      <w:r>
        <w:rPr>
          <w:sz w:val="22"/>
        </w:rPr>
        <w:t xml:space="preserve">rotating tungsten </w:t>
      </w:r>
      <w:commentRangeEnd w:id="42"/>
      <w:r>
        <w:rPr>
          <w:rStyle w:val="CommentReference"/>
        </w:rPr>
        <w:commentReference w:id="42"/>
      </w:r>
      <w:r>
        <w:rPr>
          <w:sz w:val="22"/>
        </w:rPr>
        <w:t>target.</w:t>
      </w:r>
      <w:r w:rsidRPr="0064709F">
        <w:rPr>
          <w:sz w:val="22"/>
        </w:rPr>
        <w:t xml:space="preserve"> </w:t>
      </w:r>
      <w:r>
        <w:rPr>
          <w:sz w:val="22"/>
        </w:rPr>
        <w:t>In addition, the thermal neutron capture cross-section is low, 0.51 b, compared for example with 374 b for Hg.</w:t>
      </w:r>
    </w:p>
    <w:p w:rsidR="00537F56" w:rsidRPr="0066607A" w:rsidRDefault="00537F56" w:rsidP="00422B72">
      <w:pPr>
        <w:spacing w:before="120"/>
        <w:jc w:val="both"/>
        <w:rPr>
          <w:sz w:val="22"/>
        </w:rPr>
      </w:pPr>
      <w:r w:rsidRPr="0066607A">
        <w:rPr>
          <w:sz w:val="22"/>
        </w:rPr>
        <w:t>In forced convection conditions</w:t>
      </w:r>
      <w:r>
        <w:rPr>
          <w:sz w:val="22"/>
        </w:rPr>
        <w:t xml:space="preserve"> under normal operation, a simulation of a Na-cooled </w:t>
      </w:r>
      <w:r w:rsidRPr="0066607A">
        <w:rPr>
          <w:sz w:val="22"/>
        </w:rPr>
        <w:t xml:space="preserve">tungsten </w:t>
      </w:r>
      <w:r>
        <w:rPr>
          <w:sz w:val="22"/>
        </w:rPr>
        <w:t xml:space="preserve">target for a compactness of 74% (W rod diameter of 1 cm) </w:t>
      </w:r>
      <w:r w:rsidRPr="0066607A">
        <w:rPr>
          <w:sz w:val="22"/>
        </w:rPr>
        <w:t>gives</w:t>
      </w:r>
      <w:r>
        <w:rPr>
          <w:sz w:val="22"/>
        </w:rPr>
        <w:t xml:space="preserve"> (Figure 10)</w:t>
      </w:r>
      <w:r w:rsidRPr="0066607A">
        <w:rPr>
          <w:sz w:val="22"/>
        </w:rPr>
        <w:t>:</w:t>
      </w:r>
    </w:p>
    <w:p w:rsidR="00537F56" w:rsidRPr="001C340A" w:rsidRDefault="00537F56" w:rsidP="00422B72">
      <w:pPr>
        <w:pStyle w:val="ListParagraph"/>
        <w:numPr>
          <w:ilvl w:val="0"/>
          <w:numId w:val="25"/>
          <w:numberingChange w:id="43" w:author="zat" w:date="2011-02-08T15:21:00Z" w:original=""/>
        </w:numPr>
        <w:spacing w:before="120"/>
        <w:jc w:val="both"/>
        <w:rPr>
          <w:sz w:val="22"/>
        </w:rPr>
      </w:pPr>
      <w:r>
        <w:rPr>
          <w:sz w:val="22"/>
        </w:rPr>
        <w:t>an operating temperature for</w:t>
      </w:r>
      <w:r w:rsidRPr="001C340A">
        <w:rPr>
          <w:sz w:val="22"/>
        </w:rPr>
        <w:t xml:space="preserve"> Na between 200 °C and 360 °C,</w:t>
      </w:r>
    </w:p>
    <w:p w:rsidR="00537F56" w:rsidRPr="001C340A" w:rsidRDefault="00537F56" w:rsidP="00422B72">
      <w:pPr>
        <w:pStyle w:val="ListParagraph"/>
        <w:numPr>
          <w:ilvl w:val="0"/>
          <w:numId w:val="25"/>
          <w:numberingChange w:id="44" w:author="zat" w:date="2011-02-08T15:21:00Z" w:original=""/>
        </w:numPr>
        <w:spacing w:before="120"/>
        <w:jc w:val="both"/>
        <w:rPr>
          <w:sz w:val="22"/>
        </w:rPr>
      </w:pPr>
      <w:r>
        <w:rPr>
          <w:sz w:val="22"/>
        </w:rPr>
        <w:t>a maximum</w:t>
      </w:r>
      <w:r w:rsidRPr="001C340A">
        <w:rPr>
          <w:sz w:val="22"/>
        </w:rPr>
        <w:t xml:space="preserve"> W temperature under 550°C (no cladding, pure W),</w:t>
      </w:r>
    </w:p>
    <w:p w:rsidR="00537F56" w:rsidRDefault="00537F56" w:rsidP="00422B72">
      <w:pPr>
        <w:pStyle w:val="ListParagraph"/>
        <w:numPr>
          <w:ilvl w:val="0"/>
          <w:numId w:val="25"/>
          <w:numberingChange w:id="45" w:author="zat" w:date="2011-02-08T15:21:00Z" w:original=""/>
        </w:numPr>
        <w:spacing w:before="120"/>
        <w:jc w:val="both"/>
        <w:rPr>
          <w:sz w:val="22"/>
        </w:rPr>
      </w:pPr>
      <w:r>
        <w:rPr>
          <w:sz w:val="22"/>
        </w:rPr>
        <w:t>a very low pressure drop (approximately</w:t>
      </w:r>
      <w:r w:rsidRPr="001C340A">
        <w:rPr>
          <w:sz w:val="22"/>
        </w:rPr>
        <w:t xml:space="preserve"> 0,08 bar).</w:t>
      </w:r>
    </w:p>
    <w:p w:rsidR="00537F56" w:rsidRDefault="00537F56" w:rsidP="00422B72">
      <w:pPr>
        <w:pStyle w:val="ListParagraph"/>
        <w:spacing w:before="120"/>
        <w:jc w:val="both"/>
        <w:rPr>
          <w:sz w:val="22"/>
        </w:rPr>
      </w:pPr>
    </w:p>
    <w:tbl>
      <w:tblPr>
        <w:tblW w:w="0" w:type="auto"/>
        <w:tblLook w:val="00BF"/>
      </w:tblPr>
      <w:tblGrid>
        <w:gridCol w:w="4252"/>
        <w:gridCol w:w="4604"/>
      </w:tblGrid>
      <w:tr w:rsidR="00537F56" w:rsidRPr="000B2BAB" w:rsidTr="000B2BAB">
        <w:tc>
          <w:tcPr>
            <w:tcW w:w="5899" w:type="dxa"/>
          </w:tcPr>
          <w:p w:rsidR="00537F56" w:rsidRPr="000B2BAB" w:rsidRDefault="00537F56" w:rsidP="00422B72">
            <w:r w:rsidRPr="000B2BAB">
              <w:rPr>
                <w:noProof/>
                <w:lang w:val="de-DE" w:eastAsia="de-DE"/>
              </w:rPr>
              <w:pict>
                <v:shape id="Picture 14" o:spid="_x0000_i1036" type="#_x0000_t75" alt="Macintosh HD:Users:cyrilkharoua:Desktop:SoWNa:1cmRod:Temp_Na.jpg" style="width:211.5pt;height:225pt;visibility:visible">
                  <v:imagedata r:id="rId17" o:title=""/>
                </v:shape>
              </w:pict>
            </w:r>
          </w:p>
        </w:tc>
        <w:tc>
          <w:tcPr>
            <w:tcW w:w="2957" w:type="dxa"/>
          </w:tcPr>
          <w:p w:rsidR="00537F56" w:rsidRPr="000B2BAB" w:rsidRDefault="00537F56" w:rsidP="00422B72">
            <w:r w:rsidRPr="000B2BAB">
              <w:rPr>
                <w:noProof/>
                <w:lang w:val="de-DE" w:eastAsia="de-DE"/>
              </w:rPr>
              <w:pict>
                <v:shape id="Picture 16" o:spid="_x0000_i1037" type="#_x0000_t75" alt="Macintosh HD:Users:cyrilkharoua:Desktop:SoWNa:1cmRod:Stress2_Rods.jpg" style="width:230.25pt;height:218.25pt;visibility:visible">
                  <v:imagedata r:id="rId18" o:title=""/>
                </v:shape>
              </w:pict>
            </w:r>
          </w:p>
        </w:tc>
      </w:tr>
      <w:tr w:rsidR="00537F56" w:rsidRPr="000B2BAB" w:rsidTr="000B2BAB">
        <w:tc>
          <w:tcPr>
            <w:tcW w:w="8856" w:type="dxa"/>
            <w:gridSpan w:val="2"/>
          </w:tcPr>
          <w:p w:rsidR="00537F56" w:rsidRPr="000B2BAB" w:rsidRDefault="00537F56" w:rsidP="000B2BAB">
            <w:pPr>
              <w:keepNext/>
              <w:keepLines/>
              <w:spacing w:before="120" w:after="120"/>
              <w:jc w:val="both"/>
              <w:rPr>
                <w:color w:val="3366FF"/>
                <w:sz w:val="22"/>
              </w:rPr>
            </w:pPr>
            <w:r w:rsidRPr="000B2BAB">
              <w:rPr>
                <w:sz w:val="22"/>
              </w:rPr>
              <w:t>Figure 10: Left - CFD simulation for compacted W rods of 1 cm of diameter, cooled by liquid Na 1.25. Right – VM stresses in W rods.</w:t>
            </w:r>
          </w:p>
        </w:tc>
      </w:tr>
    </w:tbl>
    <w:p w:rsidR="00537F56" w:rsidRPr="006671BE" w:rsidRDefault="00537F56" w:rsidP="00422B72">
      <w:pPr>
        <w:spacing w:before="120"/>
        <w:jc w:val="both"/>
        <w:rPr>
          <w:sz w:val="22"/>
        </w:rPr>
      </w:pPr>
      <w:r w:rsidRPr="006671BE">
        <w:rPr>
          <w:sz w:val="22"/>
        </w:rPr>
        <w:t>Compatibility of sodium and tungsten is excellent</w:t>
      </w:r>
      <w:r>
        <w:rPr>
          <w:sz w:val="22"/>
        </w:rPr>
        <w:t xml:space="preserve"> under non-irradiated conditions [</w:t>
      </w:r>
      <w:r>
        <w:rPr>
          <w:sz w:val="22"/>
        </w:rPr>
        <w:fldChar w:fldCharType="begin"/>
      </w:r>
      <w:r>
        <w:rPr>
          <w:sz w:val="22"/>
        </w:rPr>
        <w:instrText xml:space="preserve"> REF Sodium_1 \h </w:instrText>
      </w:r>
      <w:r w:rsidRPr="00F76A39">
        <w:rPr>
          <w:sz w:val="22"/>
        </w:rPr>
      </w:r>
      <w:r>
        <w:rPr>
          <w:sz w:val="22"/>
        </w:rPr>
        <w:fldChar w:fldCharType="separate"/>
      </w:r>
      <w:r>
        <w:rPr>
          <w:noProof/>
          <w:sz w:val="22"/>
        </w:rPr>
        <w:t>14</w:t>
      </w:r>
      <w:r>
        <w:rPr>
          <w:sz w:val="22"/>
        </w:rPr>
        <w:fldChar w:fldCharType="end"/>
      </w:r>
      <w:r>
        <w:rPr>
          <w:sz w:val="22"/>
        </w:rPr>
        <w:t xml:space="preserve">]. </w:t>
      </w:r>
      <w:r w:rsidRPr="006671BE">
        <w:rPr>
          <w:sz w:val="22"/>
        </w:rPr>
        <w:t>Nevertheless, it should be investigated further</w:t>
      </w:r>
      <w:r>
        <w:rPr>
          <w:sz w:val="22"/>
        </w:rPr>
        <w:t xml:space="preserve"> under a spallation environment where compatibility issues could arise. If this were the case, cladding/canning</w:t>
      </w:r>
      <w:r w:rsidRPr="006671BE">
        <w:rPr>
          <w:sz w:val="22"/>
        </w:rPr>
        <w:t xml:space="preserve"> could be considered as a back up solution</w:t>
      </w:r>
      <w:r>
        <w:rPr>
          <w:sz w:val="22"/>
        </w:rPr>
        <w:t>, in order to minimise W fragment release into the Na coolant</w:t>
      </w:r>
      <w:r w:rsidRPr="006671BE">
        <w:rPr>
          <w:sz w:val="22"/>
        </w:rPr>
        <w:t xml:space="preserve">. </w:t>
      </w:r>
      <w:r>
        <w:rPr>
          <w:sz w:val="22"/>
        </w:rPr>
        <w:t>Na could also be used between W and cladding/canning material to ensure good thermal contact and thus lower the maximum W temperature. This solution might allow the reuse of irradiated W blocks if their lifetime is longer than that of the steel containment.</w:t>
      </w:r>
    </w:p>
    <w:p w:rsidR="00537F56" w:rsidRDefault="00537F56" w:rsidP="00422B72">
      <w:pPr>
        <w:spacing w:before="120"/>
        <w:jc w:val="both"/>
        <w:rPr>
          <w:sz w:val="22"/>
        </w:rPr>
      </w:pPr>
      <w:r w:rsidRPr="002E6A77">
        <w:rPr>
          <w:sz w:val="22"/>
        </w:rPr>
        <w:t>Due to</w:t>
      </w:r>
      <w:r>
        <w:rPr>
          <w:sz w:val="22"/>
        </w:rPr>
        <w:t xml:space="preserve"> its</w:t>
      </w:r>
      <w:r w:rsidRPr="002E6A77">
        <w:rPr>
          <w:sz w:val="22"/>
        </w:rPr>
        <w:t xml:space="preserve"> low </w:t>
      </w:r>
      <w:r>
        <w:rPr>
          <w:sz w:val="22"/>
        </w:rPr>
        <w:t>Z</w:t>
      </w:r>
      <w:r w:rsidRPr="002E6A77">
        <w:rPr>
          <w:sz w:val="22"/>
        </w:rPr>
        <w:t xml:space="preserve">, </w:t>
      </w:r>
      <w:r>
        <w:rPr>
          <w:sz w:val="22"/>
        </w:rPr>
        <w:t>the range of radionuclides produced in Na in a spallation environment is far more limited when compared to the high Z liquid metals (Hg, Pb, LBE)</w:t>
      </w:r>
      <w:r w:rsidRPr="002E6A77">
        <w:rPr>
          <w:sz w:val="22"/>
        </w:rPr>
        <w:t xml:space="preserve">. Although Na </w:t>
      </w:r>
      <w:r>
        <w:rPr>
          <w:sz w:val="22"/>
        </w:rPr>
        <w:t>is well</w:t>
      </w:r>
      <w:r w:rsidRPr="002E6A77">
        <w:rPr>
          <w:sz w:val="22"/>
        </w:rPr>
        <w:t xml:space="preserve"> known under thermal and fast neutron fluxes, it will be necessary to test </w:t>
      </w:r>
      <w:r>
        <w:rPr>
          <w:sz w:val="22"/>
        </w:rPr>
        <w:t>it under proton irradiation</w:t>
      </w:r>
      <w:r w:rsidRPr="002E6A77">
        <w:rPr>
          <w:sz w:val="22"/>
        </w:rPr>
        <w:t xml:space="preserve"> (GeV range).</w:t>
      </w:r>
      <w:r>
        <w:rPr>
          <w:sz w:val="22"/>
        </w:rPr>
        <w:t xml:space="preserve"> It is expected that activation will be less severe compared with high Z LM circuits. </w:t>
      </w:r>
      <w:r w:rsidRPr="002E6A77">
        <w:rPr>
          <w:sz w:val="22"/>
        </w:rPr>
        <w:t xml:space="preserve">Impurities adsorbed on the circuit walls or modifying Na surface tension should be </w:t>
      </w:r>
      <w:r>
        <w:rPr>
          <w:sz w:val="22"/>
        </w:rPr>
        <w:t>limited. Procedures for flushing the Na out of the loop and into storage tanks have been developed for fast reactor technologies and are mature. This would allow</w:t>
      </w:r>
      <w:r w:rsidRPr="002E6A77">
        <w:rPr>
          <w:sz w:val="22"/>
        </w:rPr>
        <w:t xml:space="preserve"> a complete and efficient draining of the loop during maintenance periods.</w:t>
      </w:r>
      <w:r w:rsidRPr="00151842">
        <w:rPr>
          <w:sz w:val="22"/>
        </w:rPr>
        <w:t xml:space="preserve"> </w:t>
      </w:r>
      <w:r>
        <w:rPr>
          <w:sz w:val="22"/>
        </w:rPr>
        <w:t xml:space="preserve">The important implication is that only a relatively small volume of the target subjected to the proton beam would require remote handling for maintenance and waste conditioning. A light transport cask could then be used to transport this element to a hot cell that need not be located close to the target monolith. </w:t>
      </w:r>
      <w:r w:rsidRPr="002E6A77">
        <w:rPr>
          <w:sz w:val="22"/>
        </w:rPr>
        <w:t>The other parts of the Na circuits co</w:t>
      </w:r>
      <w:r>
        <w:rPr>
          <w:sz w:val="22"/>
        </w:rPr>
        <w:t>u</w:t>
      </w:r>
      <w:r w:rsidRPr="002E6A77">
        <w:rPr>
          <w:sz w:val="22"/>
        </w:rPr>
        <w:t>ld be maintained and o</w:t>
      </w:r>
      <w:r>
        <w:rPr>
          <w:sz w:val="22"/>
        </w:rPr>
        <w:t>perated “hands on” when drained in the basement. The target systems layout inside the monolith is represented in figure 11 below.</w:t>
      </w:r>
    </w:p>
    <w:p w:rsidR="00537F56" w:rsidRDefault="00537F56" w:rsidP="00422B72">
      <w:pPr>
        <w:spacing w:before="120"/>
        <w:jc w:val="both"/>
        <w:rPr>
          <w:b/>
          <w:sz w:val="22"/>
        </w:rPr>
      </w:pPr>
    </w:p>
    <w:tbl>
      <w:tblPr>
        <w:tblW w:w="0" w:type="auto"/>
        <w:tblLook w:val="00BF"/>
      </w:tblPr>
      <w:tblGrid>
        <w:gridCol w:w="8856"/>
      </w:tblGrid>
      <w:tr w:rsidR="00537F56" w:rsidRPr="000B2BAB" w:rsidTr="000B2BAB">
        <w:tc>
          <w:tcPr>
            <w:tcW w:w="8856" w:type="dxa"/>
          </w:tcPr>
          <w:p w:rsidR="00537F56" w:rsidRPr="000B2BAB" w:rsidRDefault="00537F56" w:rsidP="000B2BAB">
            <w:pPr>
              <w:jc w:val="center"/>
            </w:pPr>
            <w:r w:rsidRPr="000B2BAB">
              <w:rPr>
                <w:noProof/>
                <w:lang w:val="de-DE" w:eastAsia="de-DE"/>
              </w:rPr>
              <w:pict>
                <v:shape id="Picture 3" o:spid="_x0000_i1038" type="#_x0000_t75" alt="LM Extraction side tube.2.jpg" style="width:309.75pt;height:169.5pt;visibility:visible">
                  <v:imagedata r:id="rId19" o:title=""/>
                </v:shape>
              </w:pict>
            </w:r>
          </w:p>
        </w:tc>
      </w:tr>
      <w:tr w:rsidR="00537F56" w:rsidRPr="000B2BAB" w:rsidTr="000B2BAB">
        <w:tc>
          <w:tcPr>
            <w:tcW w:w="8856" w:type="dxa"/>
          </w:tcPr>
          <w:p w:rsidR="00537F56" w:rsidRPr="000B2BAB" w:rsidRDefault="00537F56" w:rsidP="000B2BAB">
            <w:pPr>
              <w:spacing w:before="120" w:after="120"/>
              <w:jc w:val="both"/>
              <w:rPr>
                <w:sz w:val="22"/>
              </w:rPr>
            </w:pPr>
            <w:r w:rsidRPr="000B2BAB">
              <w:rPr>
                <w:sz w:val="22"/>
              </w:rPr>
              <w:t>Figure 11: Target systems layout inside the monolith. Monolith center: W container with its lateral remote access trace of the proton beam represented coming from the back side of the monolith. Lower rooms under the monolith: Solid Na storage tanks (lower room) and main components of the Na circuits (upper room incl. pumps, heat exchanger).</w:t>
            </w:r>
          </w:p>
        </w:tc>
      </w:tr>
    </w:tbl>
    <w:p w:rsidR="00537F56" w:rsidRDefault="00537F56" w:rsidP="00BC6699">
      <w:pPr>
        <w:jc w:val="both"/>
      </w:pPr>
    </w:p>
    <w:p w:rsidR="00537F56" w:rsidRDefault="00537F56" w:rsidP="00BC6699">
      <w:pPr>
        <w:pStyle w:val="Heading1"/>
        <w:numPr>
          <w:numberingChange w:id="46" w:author="zat" w:date="2011-02-08T15:21:00Z" w:original="%1:4:0:."/>
        </w:numPr>
      </w:pPr>
      <w:r>
        <w:t>Rotating targets</w:t>
      </w:r>
    </w:p>
    <w:p w:rsidR="00537F56" w:rsidRPr="00D967BB" w:rsidRDefault="00537F56" w:rsidP="00BC6699">
      <w:pPr>
        <w:jc w:val="both"/>
        <w:rPr>
          <w:sz w:val="22"/>
        </w:rPr>
      </w:pPr>
      <w:r w:rsidRPr="00D967BB">
        <w:rPr>
          <w:sz w:val="22"/>
        </w:rPr>
        <w:t>The lifetime and heat removal limitations of stationary targets motivated the original SNQ rotating target</w:t>
      </w:r>
      <w:r>
        <w:rPr>
          <w:sz w:val="22"/>
        </w:rPr>
        <w:t xml:space="preserve"> concept</w:t>
      </w:r>
      <w:r w:rsidRPr="00D967BB">
        <w:rPr>
          <w:sz w:val="22"/>
        </w:rPr>
        <w:t xml:space="preserve"> of the 80ies. Since then, many derivatives have been proposed, </w:t>
      </w:r>
      <w:r>
        <w:rPr>
          <w:sz w:val="22"/>
        </w:rPr>
        <w:t>t</w:t>
      </w:r>
      <w:r w:rsidRPr="00D967BB">
        <w:rPr>
          <w:sz w:val="22"/>
        </w:rPr>
        <w:t xml:space="preserve">he most widely studied </w:t>
      </w:r>
      <w:r>
        <w:rPr>
          <w:sz w:val="22"/>
        </w:rPr>
        <w:t xml:space="preserve">of which </w:t>
      </w:r>
      <w:r w:rsidRPr="00D967BB">
        <w:rPr>
          <w:sz w:val="22"/>
        </w:rPr>
        <w:t>have been water-cooled tungsten targets. However, since tungsten corrodes in the presence of water and because of tungsten oxidation at high temperatures (&gt;500</w:t>
      </w:r>
      <w:r w:rsidRPr="00D967BB">
        <w:rPr>
          <w:sz w:val="22"/>
          <w:vertAlign w:val="superscript"/>
        </w:rPr>
        <w:t>o</w:t>
      </w:r>
      <w:r w:rsidRPr="00D967BB">
        <w:rPr>
          <w:sz w:val="22"/>
        </w:rPr>
        <w:t xml:space="preserve">C), other cooling mechanisms based on helium or liquid metals have been suggested. </w:t>
      </w:r>
    </w:p>
    <w:p w:rsidR="00537F56" w:rsidRPr="00D967BB" w:rsidRDefault="00537F56" w:rsidP="00BC6699">
      <w:pPr>
        <w:jc w:val="both"/>
        <w:rPr>
          <w:sz w:val="22"/>
        </w:rPr>
      </w:pPr>
      <w:r w:rsidRPr="00D967BB">
        <w:rPr>
          <w:sz w:val="22"/>
        </w:rPr>
        <w:t>The critical components in rotating targets are:</w:t>
      </w:r>
    </w:p>
    <w:p w:rsidR="00537F56" w:rsidRPr="00D967BB" w:rsidRDefault="00537F56" w:rsidP="00BC6699">
      <w:pPr>
        <w:pStyle w:val="ListParagraph"/>
        <w:numPr>
          <w:ilvl w:val="0"/>
          <w:numId w:val="1"/>
          <w:numberingChange w:id="47" w:author="zat" w:date="2011-02-08T15:21:00Z" w:original="-"/>
        </w:numPr>
        <w:jc w:val="both"/>
        <w:rPr>
          <w:sz w:val="22"/>
        </w:rPr>
      </w:pPr>
      <w:r w:rsidRPr="00D967BB">
        <w:rPr>
          <w:b/>
          <w:sz w:val="22"/>
        </w:rPr>
        <w:t>tungsten or one of its alloys:</w:t>
      </w:r>
      <w:r w:rsidRPr="00D967BB">
        <w:rPr>
          <w:sz w:val="22"/>
        </w:rPr>
        <w:t xml:space="preserve"> it must operate below a determined temperature limit to avoid excessive oxidation in contact with oxygen-containing environments (such as air or steam) especially in accidental scenarios where above 800</w:t>
      </w:r>
      <w:r w:rsidRPr="00D967BB">
        <w:rPr>
          <w:sz w:val="22"/>
          <w:vertAlign w:val="superscript"/>
        </w:rPr>
        <w:t>o</w:t>
      </w:r>
      <w:r w:rsidRPr="00D967BB">
        <w:rPr>
          <w:sz w:val="22"/>
        </w:rPr>
        <w:t>C, WO</w:t>
      </w:r>
      <w:r w:rsidRPr="00D967BB">
        <w:rPr>
          <w:sz w:val="22"/>
          <w:vertAlign w:val="subscript"/>
        </w:rPr>
        <w:t>3</w:t>
      </w:r>
      <w:r w:rsidRPr="00D967BB">
        <w:rPr>
          <w:sz w:val="22"/>
        </w:rPr>
        <w:t xml:space="preserve"> is particularly volatile and can act as a vector to propagate other radioactive species in and away from the target station.</w:t>
      </w:r>
    </w:p>
    <w:p w:rsidR="00537F56" w:rsidRDefault="00537F56" w:rsidP="00BC6699">
      <w:pPr>
        <w:pStyle w:val="ListParagraph"/>
        <w:numPr>
          <w:ilvl w:val="0"/>
          <w:numId w:val="1"/>
          <w:numberingChange w:id="48" w:author="zat" w:date="2011-02-08T15:21:00Z" w:original="-"/>
        </w:numPr>
        <w:jc w:val="both"/>
        <w:rPr>
          <w:sz w:val="22"/>
        </w:rPr>
      </w:pPr>
      <w:r w:rsidRPr="00D967BB">
        <w:rPr>
          <w:b/>
          <w:sz w:val="22"/>
        </w:rPr>
        <w:t>Seals:</w:t>
      </w:r>
      <w:r w:rsidRPr="00D967BB">
        <w:rPr>
          <w:sz w:val="22"/>
        </w:rPr>
        <w:t xml:space="preserve"> the seals in a rotating system must remain leak tight throughout their design life. </w:t>
      </w:r>
    </w:p>
    <w:p w:rsidR="00537F56" w:rsidRPr="00D967BB" w:rsidRDefault="00537F56" w:rsidP="00BC6699">
      <w:pPr>
        <w:pStyle w:val="ListParagraph"/>
        <w:numPr>
          <w:ilvl w:val="0"/>
          <w:numId w:val="1"/>
          <w:numberingChange w:id="49" w:author="zat" w:date="2011-02-08T15:21:00Z" w:original="-"/>
        </w:numPr>
        <w:jc w:val="both"/>
        <w:rPr>
          <w:sz w:val="22"/>
        </w:rPr>
      </w:pPr>
      <w:r>
        <w:rPr>
          <w:b/>
          <w:sz w:val="22"/>
        </w:rPr>
        <w:t xml:space="preserve">Bearings: </w:t>
      </w:r>
      <w:r>
        <w:rPr>
          <w:sz w:val="22"/>
        </w:rPr>
        <w:t>bearings must be designed to be operational under the radiation environment they will be submitted to.</w:t>
      </w:r>
      <w:r w:rsidRPr="00D967BB">
        <w:rPr>
          <w:sz w:val="22"/>
        </w:rPr>
        <w:t xml:space="preserve"> </w:t>
      </w:r>
    </w:p>
    <w:p w:rsidR="00537F56" w:rsidRDefault="00537F56" w:rsidP="00DC7092">
      <w:pPr>
        <w:pStyle w:val="Heading2"/>
        <w:numPr>
          <w:numberingChange w:id="50" w:author="zat" w:date="2011-02-08T15:21:00Z" w:original="%1:4:0:.%2:1:0:."/>
        </w:numPr>
      </w:pPr>
      <w:r>
        <w:t>Water-cooled rotating targets</w:t>
      </w:r>
    </w:p>
    <w:p w:rsidR="00537F56" w:rsidRPr="00D967BB" w:rsidRDefault="00537F56" w:rsidP="00BC6699">
      <w:pPr>
        <w:jc w:val="both"/>
        <w:rPr>
          <w:sz w:val="22"/>
        </w:rPr>
      </w:pPr>
      <w:r>
        <w:rPr>
          <w:sz w:val="22"/>
        </w:rPr>
        <w:t>W</w:t>
      </w:r>
      <w:r w:rsidRPr="00D967BB">
        <w:rPr>
          <w:sz w:val="22"/>
        </w:rPr>
        <w:t xml:space="preserve">ater-cooled options </w:t>
      </w:r>
      <w:r>
        <w:rPr>
          <w:sz w:val="22"/>
        </w:rPr>
        <w:t xml:space="preserve">must </w:t>
      </w:r>
      <w:r w:rsidRPr="00D967BB">
        <w:rPr>
          <w:sz w:val="22"/>
        </w:rPr>
        <w:t>ensure that the tungsten is not in contact with water:</w:t>
      </w:r>
    </w:p>
    <w:p w:rsidR="00537F56" w:rsidRDefault="00537F56" w:rsidP="00BC6699">
      <w:pPr>
        <w:pStyle w:val="ListParagraph"/>
        <w:numPr>
          <w:ilvl w:val="0"/>
          <w:numId w:val="1"/>
          <w:numberingChange w:id="51" w:author="zat" w:date="2011-02-08T15:21:00Z" w:original="-"/>
        </w:numPr>
        <w:jc w:val="both"/>
        <w:rPr>
          <w:sz w:val="22"/>
        </w:rPr>
      </w:pPr>
      <w:r w:rsidRPr="00D967BB">
        <w:rPr>
          <w:sz w:val="22"/>
        </w:rPr>
        <w:t>cladding tungste</w:t>
      </w:r>
      <w:r>
        <w:rPr>
          <w:sz w:val="22"/>
        </w:rPr>
        <w:t>n with a thin layer of tantalum.</w:t>
      </w:r>
    </w:p>
    <w:p w:rsidR="00537F56" w:rsidRPr="00263FE4" w:rsidRDefault="00537F56" w:rsidP="00263FE4">
      <w:pPr>
        <w:pStyle w:val="ListParagraph"/>
        <w:numPr>
          <w:ilvl w:val="0"/>
          <w:numId w:val="1"/>
          <w:numberingChange w:id="52" w:author="zat" w:date="2011-02-08T15:21:00Z" w:original="-"/>
        </w:numPr>
        <w:jc w:val="both"/>
      </w:pPr>
      <w:r>
        <w:rPr>
          <w:sz w:val="22"/>
        </w:rPr>
        <w:t>e</w:t>
      </w:r>
      <w:r w:rsidRPr="00D967BB">
        <w:rPr>
          <w:sz w:val="22"/>
        </w:rPr>
        <w:t xml:space="preserve">dge-cooling of an aluminium </w:t>
      </w:r>
      <w:r>
        <w:rPr>
          <w:sz w:val="22"/>
        </w:rPr>
        <w:t>plate connected to the tungsten</w:t>
      </w:r>
      <w:r w:rsidRPr="00D967BB">
        <w:rPr>
          <w:sz w:val="22"/>
        </w:rPr>
        <w:t>.</w:t>
      </w:r>
      <w:r>
        <w:t xml:space="preserve"> </w:t>
      </w:r>
    </w:p>
    <w:p w:rsidR="00537F56" w:rsidRDefault="00537F56" w:rsidP="00BC6699">
      <w:pPr>
        <w:pStyle w:val="ListParagraph"/>
        <w:numPr>
          <w:ilvl w:val="0"/>
          <w:numId w:val="1"/>
          <w:numberingChange w:id="53" w:author="zat" w:date="2011-02-08T15:21:00Z" w:original="-"/>
        </w:numPr>
        <w:jc w:val="both"/>
        <w:rPr>
          <w:sz w:val="22"/>
        </w:rPr>
      </w:pPr>
      <w:r w:rsidRPr="00D967BB">
        <w:rPr>
          <w:sz w:val="22"/>
        </w:rPr>
        <w:t>inserting tungsten rods in Zircaloy canisters with a layer of lead between the tungsten and the canister</w:t>
      </w:r>
      <w:r>
        <w:rPr>
          <w:sz w:val="22"/>
        </w:rPr>
        <w:t xml:space="preserve"> to ensure good heat transfer</w:t>
      </w:r>
      <w:r w:rsidRPr="00D967BB">
        <w:rPr>
          <w:sz w:val="22"/>
        </w:rPr>
        <w:t>.</w:t>
      </w:r>
      <w:ins w:id="54" w:author="zat" w:date="2011-02-08T15:22:00Z">
        <w:r>
          <w:rPr>
            <w:sz w:val="22"/>
          </w:rPr>
          <w:t xml:space="preserve"> [15]</w:t>
        </w:r>
      </w:ins>
    </w:p>
    <w:p w:rsidR="00537F56" w:rsidRDefault="00537F56" w:rsidP="00263FE4">
      <w:pPr>
        <w:jc w:val="both"/>
        <w:rPr>
          <w:sz w:val="22"/>
        </w:rPr>
      </w:pPr>
      <w:r>
        <w:rPr>
          <w:sz w:val="22"/>
        </w:rPr>
        <w:t>A water-cooled rotating (30 rpm) target has been explored for ESS. It is a compact design, with an outer radius of 75 cm and height of ~10 cm and consists of six concentric rows of tungsten bricks connected top and bottom to aluminium plates into which 10 mm-wide cooling water channels are machined. Thermo-mechanical studies assuming perfect contact between tungsten and aluminium, and a heat transfer coefficient for the water cooling system of 68 kW/m</w:t>
      </w:r>
      <w:r w:rsidRPr="00686851">
        <w:rPr>
          <w:sz w:val="22"/>
          <w:vertAlign w:val="superscript"/>
        </w:rPr>
        <w:t>2</w:t>
      </w:r>
      <w:r>
        <w:rPr>
          <w:sz w:val="22"/>
        </w:rPr>
        <w:t>, show that the hottest tungsten brick located on the outermost rim of the wheel reaches a peak temperature of 450°C for a steady state analysis, the water is at 30°C and the aluminium plates approx. 60°C.  For the geometry shown in Figure 12 left, the top and bottom plates each dissipate 4 kW of heat. Transient simulations show the peak temperature varies between 420 and 500°C, Figure 12 right. Slightly higher values still of 450°C/540°C were obtained when a more rigorous analysis of the beam incidence on the target was carried out. Essentially, because the target only rotates by 9° between pulses, the tungsten brick modeled would partially be subjected to two consecutive beams and in addition would not receive in exactly the same spot the beam 2s later.</w:t>
      </w:r>
    </w:p>
    <w:p w:rsidR="00537F56" w:rsidRDefault="00537F56" w:rsidP="00263FE4">
      <w:pPr>
        <w:jc w:val="both"/>
        <w:rPr>
          <w:sz w:val="22"/>
        </w:rPr>
      </w:pPr>
      <w:r>
        <w:rPr>
          <w:sz w:val="22"/>
        </w:rPr>
        <w:t>For comparison, an alloy of tungsten, DENSIMET 176, was also modeled. It showed poorer thermal performance with higher temperature peaks: although the thermal conductivity of DENSIMET 176 increases with temperature, which is the opposite trend to that of pure tungsten, its starting value at room temperature is almost a factor 3 lower. SS316 was also modeled as the cooling plate material, but due to its lower thermal conductivity, it was a less efficient system for heat removal, the peak temperature reaching 650°C.</w:t>
      </w:r>
    </w:p>
    <w:p w:rsidR="00537F56" w:rsidRDefault="00537F56" w:rsidP="00263FE4">
      <w:pPr>
        <w:jc w:val="both"/>
        <w:rPr>
          <w:sz w:val="22"/>
        </w:rPr>
      </w:pPr>
      <w:r>
        <w:rPr>
          <w:sz w:val="22"/>
        </w:rPr>
        <w:t>By both increasing the wheel radius to 100 cm and decreasing the height to 6.5 cm, the peak temperature in the tungsten would vary between 180°C and 260°C.</w:t>
      </w:r>
    </w:p>
    <w:p w:rsidR="00537F56" w:rsidRDefault="00537F56" w:rsidP="00263FE4">
      <w:pPr>
        <w:jc w:val="both"/>
        <w:rPr>
          <w:sz w:val="22"/>
        </w:rPr>
      </w:pPr>
      <w:r>
        <w:rPr>
          <w:sz w:val="22"/>
        </w:rPr>
        <w:t>With a rotating wheel, radiation damage is spread across a much larger volume in the target. The aluminium would receive 3.5 dpa/fpy (5000 hrs at 5 MW) and the tungsten 1.4 dpa/fpy, indicating that the target would have a lifetime in excess of 4 yrs.</w:t>
      </w:r>
    </w:p>
    <w:p w:rsidR="00537F56" w:rsidRDefault="00537F56" w:rsidP="00263FE4">
      <w:pPr>
        <w:jc w:val="both"/>
        <w:rPr>
          <w:sz w:val="22"/>
        </w:rPr>
      </w:pPr>
      <w:r>
        <w:rPr>
          <w:sz w:val="22"/>
        </w:rPr>
        <w:t>The promising preliminary results of this design raise the question of how to implement the contact between tungsten and aluminium. Since the contact surfaces are fairly large and planar, explosive bonding is a potential bonding technique. Further from the beam interaction zone, critical components require detailed investigations, namely seals, bearings and drives. In addition, very little data exist on the properties of irradiated tungsten. In order to address the many uncertainties related to a rotating target, a two-stage approach has been proposed of using multiple quasi-stationary cannelloni-type targets on a rotating wheel configuration as illustrated in Figure 13. The wheel does not rotate during normal operation so that the beam is incident on one cannelloni target. When it reaches the end of its service life, the wheel is rotated by a fraction of a turn to expose a new target. This approach combines a tried and tested target solution with a new layout (shaft or trolley), since moderators and other stationary components may need replacing more frequently than the target.</w:t>
      </w:r>
    </w:p>
    <w:tbl>
      <w:tblPr>
        <w:tblW w:w="0" w:type="auto"/>
        <w:tblLook w:val="00BF"/>
      </w:tblPr>
      <w:tblGrid>
        <w:gridCol w:w="4002"/>
        <w:gridCol w:w="4854"/>
      </w:tblGrid>
      <w:tr w:rsidR="00537F56" w:rsidRPr="000B2BAB" w:rsidTr="000B2BAB">
        <w:tc>
          <w:tcPr>
            <w:tcW w:w="4002" w:type="dxa"/>
          </w:tcPr>
          <w:p w:rsidR="00537F56" w:rsidRPr="000B2BAB" w:rsidRDefault="00537F56" w:rsidP="000B2BAB">
            <w:pPr>
              <w:keepNext/>
              <w:keepLines/>
              <w:jc w:val="both"/>
              <w:rPr>
                <w:sz w:val="22"/>
              </w:rPr>
            </w:pPr>
            <w:r w:rsidRPr="000B2BAB">
              <w:rPr>
                <w:noProof/>
                <w:sz w:val="22"/>
                <w:lang w:val="de-DE" w:eastAsia="de-DE"/>
              </w:rPr>
              <w:pict>
                <v:shape id="_x0000_i1039" type="#_x0000_t75" style="width:187.5pt;height:141.75pt;visibility:visible">
                  <v:imagedata r:id="rId20" o:title=""/>
                </v:shape>
              </w:pict>
            </w:r>
          </w:p>
        </w:tc>
        <w:tc>
          <w:tcPr>
            <w:tcW w:w="4854" w:type="dxa"/>
          </w:tcPr>
          <w:p w:rsidR="00537F56" w:rsidRPr="000B2BAB" w:rsidRDefault="00537F56" w:rsidP="000B2BAB">
            <w:pPr>
              <w:keepNext/>
              <w:keepLines/>
              <w:jc w:val="both"/>
              <w:rPr>
                <w:sz w:val="22"/>
              </w:rPr>
            </w:pPr>
            <w:r w:rsidRPr="000B2BAB">
              <w:rPr>
                <w:noProof/>
                <w:sz w:val="22"/>
                <w:lang w:val="de-DE" w:eastAsia="de-DE"/>
              </w:rPr>
              <w:pict>
                <v:shape id="Picture 2" o:spid="_x0000_i1040" type="#_x0000_t75" style="width:231.75pt;height:164.25pt;visibility:visible">
                  <v:imagedata r:id="rId21" o:title=""/>
                </v:shape>
              </w:pict>
            </w:r>
          </w:p>
        </w:tc>
      </w:tr>
      <w:tr w:rsidR="00537F56" w:rsidRPr="000B2BAB" w:rsidTr="000B2BAB">
        <w:tc>
          <w:tcPr>
            <w:tcW w:w="8856" w:type="dxa"/>
            <w:gridSpan w:val="2"/>
          </w:tcPr>
          <w:p w:rsidR="00537F56" w:rsidRPr="000B2BAB" w:rsidRDefault="00537F56" w:rsidP="000B2BAB">
            <w:pPr>
              <w:keepNext/>
              <w:keepLines/>
              <w:jc w:val="both"/>
              <w:rPr>
                <w:sz w:val="22"/>
              </w:rPr>
            </w:pPr>
            <w:r w:rsidRPr="000B2BAB">
              <w:rPr>
                <w:sz w:val="22"/>
              </w:rPr>
              <w:t>Figure 12: Left. Temperature profile for the hottest brick. Dimensions are width: 60mm, height ~100mm, depth 39mm. Right, peak temperature in the outermost tungsten brick as a function of time.</w:t>
            </w:r>
          </w:p>
        </w:tc>
      </w:tr>
    </w:tbl>
    <w:p w:rsidR="00537F56" w:rsidRDefault="00537F56" w:rsidP="00263FE4">
      <w:pPr>
        <w:jc w:val="both"/>
        <w:rPr>
          <w:sz w:val="22"/>
        </w:rPr>
      </w:pPr>
    </w:p>
    <w:p w:rsidR="00537F56" w:rsidRDefault="00537F56" w:rsidP="00263FE4"/>
    <w:tbl>
      <w:tblPr>
        <w:tblW w:w="0" w:type="auto"/>
        <w:tblLook w:val="00BF"/>
      </w:tblPr>
      <w:tblGrid>
        <w:gridCol w:w="8856"/>
      </w:tblGrid>
      <w:tr w:rsidR="00537F56" w:rsidRPr="000B2BAB" w:rsidTr="000B2BAB">
        <w:tc>
          <w:tcPr>
            <w:tcW w:w="8856" w:type="dxa"/>
          </w:tcPr>
          <w:p w:rsidR="00537F56" w:rsidRPr="000B2BAB" w:rsidRDefault="00537F56">
            <w:r w:rsidRPr="000B2BAB">
              <w:rPr>
                <w:noProof/>
                <w:lang w:val="de-DE" w:eastAsia="de-DE"/>
              </w:rPr>
              <w:pict>
                <v:shape id="_x0000_i1041" type="#_x0000_t75" style="width:428.25pt;height:201pt;visibility:visible">
                  <v:imagedata r:id="rId22" o:title=""/>
                </v:shape>
              </w:pict>
            </w:r>
          </w:p>
        </w:tc>
      </w:tr>
      <w:tr w:rsidR="00537F56" w:rsidRPr="000B2BAB" w:rsidTr="000B2BAB">
        <w:tc>
          <w:tcPr>
            <w:tcW w:w="8856" w:type="dxa"/>
          </w:tcPr>
          <w:p w:rsidR="00537F56" w:rsidRPr="000B2BAB" w:rsidRDefault="00537F56" w:rsidP="000B2BAB">
            <w:pPr>
              <w:jc w:val="both"/>
            </w:pPr>
            <w:r w:rsidRPr="000B2BAB">
              <w:rPr>
                <w:sz w:val="22"/>
              </w:rPr>
              <w:t>Figure 13: Multi-body cannelloni target on a rotating wheel platform, from [</w:t>
            </w:r>
            <w:r w:rsidRPr="000B2BAB">
              <w:rPr>
                <w:sz w:val="22"/>
              </w:rPr>
              <w:fldChar w:fldCharType="begin"/>
            </w:r>
            <w:r w:rsidRPr="000B2BAB">
              <w:rPr>
                <w:sz w:val="22"/>
              </w:rPr>
              <w:instrText xml:space="preserve"> REF Thomsen_1 \h </w:instrText>
            </w:r>
            <w:r w:rsidRPr="000B2BAB">
              <w:rPr>
                <w:sz w:val="22"/>
              </w:rPr>
            </w:r>
            <w:r w:rsidRPr="000B2BAB">
              <w:rPr>
                <w:sz w:val="22"/>
              </w:rPr>
              <w:fldChar w:fldCharType="separate"/>
            </w:r>
            <w:r w:rsidRPr="000B2BAB">
              <w:rPr>
                <w:noProof/>
                <w:sz w:val="22"/>
              </w:rPr>
              <w:t>11</w:t>
            </w:r>
            <w:r w:rsidRPr="000B2BAB">
              <w:rPr>
                <w:sz w:val="22"/>
              </w:rPr>
              <w:fldChar w:fldCharType="end"/>
            </w:r>
            <w:r w:rsidRPr="000B2BAB">
              <w:rPr>
                <w:sz w:val="22"/>
              </w:rPr>
              <w:t>].</w:t>
            </w:r>
          </w:p>
        </w:tc>
      </w:tr>
    </w:tbl>
    <w:p w:rsidR="00537F56" w:rsidRPr="00263FE4" w:rsidRDefault="00537F56" w:rsidP="00263FE4">
      <w:pPr>
        <w:jc w:val="both"/>
        <w:rPr>
          <w:sz w:val="22"/>
        </w:rPr>
      </w:pPr>
    </w:p>
    <w:p w:rsidR="00537F56" w:rsidRDefault="00537F56" w:rsidP="00DC7092">
      <w:pPr>
        <w:pStyle w:val="Heading2"/>
        <w:numPr>
          <w:numberingChange w:id="55" w:author="zat" w:date="2011-02-08T15:21:00Z" w:original="%1:4:0:.%2:2:0:."/>
        </w:numPr>
      </w:pPr>
      <w:r>
        <w:t>Helium-cooled rotating targets</w:t>
      </w:r>
    </w:p>
    <w:p w:rsidR="00537F56" w:rsidRDefault="00537F56" w:rsidP="00DC7092">
      <w:pPr>
        <w:jc w:val="both"/>
        <w:rPr>
          <w:sz w:val="22"/>
        </w:rPr>
      </w:pPr>
      <w:r>
        <w:rPr>
          <w:sz w:val="22"/>
        </w:rPr>
        <w:t xml:space="preserve">The requirements on a helium cooling circuit for a rotating granular target are rather modest: 10 bar pressure, 5 m/s velocity. For the hottest sphere, its temperature difference with the helium inlet temperature is less than 500 K. The local peak helium temperature is below 700 K. Pulsed peak stresses inside spheres would be well below 10% of the yield strength of W. Since stresses are much lower compared with a stationary granular target, it is possible to consider rods. With 10 cm height, 2 cm diameter W rods arranged in a horizontal target ring with an outer diameter of 150 cm and an inner diameter of 50 cm, the temperature difference between rod surface and helium is 246 K, </w:t>
      </w:r>
      <w:r w:rsidRPr="000758D1">
        <w:rPr>
          <w:sz w:val="22"/>
        </w:rPr>
        <w:t>Table 3.</w:t>
      </w:r>
      <w:r>
        <w:rPr>
          <w:sz w:val="22"/>
        </w:rPr>
        <w:t xml:space="preserve"> The maximum temperature and stress are 812 K and 102 MPa respectively, Figure 14. The pressure drop across the target is negligible (</w:t>
      </w:r>
      <w:r w:rsidRPr="000758D1">
        <w:rPr>
          <w:sz w:val="22"/>
        </w:rPr>
        <w:t xml:space="preserve">442 Pa for case 1 in table </w:t>
      </w:r>
      <w:r>
        <w:rPr>
          <w:sz w:val="22"/>
        </w:rPr>
        <w:t>3</w:t>
      </w:r>
      <w:r w:rsidRPr="000758D1">
        <w:rPr>
          <w:sz w:val="22"/>
        </w:rPr>
        <w:t xml:space="preserve"> and 885 Pa for case 2 in table </w:t>
      </w:r>
      <w:r>
        <w:rPr>
          <w:sz w:val="22"/>
        </w:rPr>
        <w:t>3). Leak tightness of Helium seals will have to be assessed, as well as the interaction of helium with tungsten under these temperature, stress and flow conditions.</w:t>
      </w:r>
    </w:p>
    <w:p w:rsidR="00537F56" w:rsidRDefault="00537F56" w:rsidP="00DC7092">
      <w:pPr>
        <w:spacing w:before="120" w:after="120"/>
        <w:rPr>
          <w:sz w:val="22"/>
        </w:rPr>
      </w:pPr>
      <w:r>
        <w:rPr>
          <w:sz w:val="22"/>
        </w:rPr>
        <w:t>Table 3: Summary of simulation parameters for a rotating He-cooled W rod target.</w:t>
      </w:r>
    </w:p>
    <w:tbl>
      <w:tblPr>
        <w:tblW w:w="0" w:type="auto"/>
        <w:tblLook w:val="00BF"/>
      </w:tblPr>
      <w:tblGrid>
        <w:gridCol w:w="3618"/>
        <w:gridCol w:w="1440"/>
        <w:gridCol w:w="1584"/>
        <w:gridCol w:w="2214"/>
      </w:tblGrid>
      <w:tr w:rsidR="00537F56" w:rsidRPr="000B2BAB" w:rsidTr="000B2BAB">
        <w:tc>
          <w:tcPr>
            <w:tcW w:w="3618" w:type="dxa"/>
            <w:tcBorders>
              <w:top w:val="double" w:sz="4" w:space="0" w:color="auto"/>
              <w:bottom w:val="single" w:sz="4" w:space="0" w:color="auto"/>
            </w:tcBorders>
          </w:tcPr>
          <w:p w:rsidR="00537F56" w:rsidRPr="000B2BAB" w:rsidRDefault="00537F56">
            <w:pPr>
              <w:rPr>
                <w:sz w:val="20"/>
              </w:rPr>
            </w:pPr>
            <w:r w:rsidRPr="000B2BAB">
              <w:rPr>
                <w:sz w:val="20"/>
              </w:rPr>
              <w:t>Property</w:t>
            </w:r>
          </w:p>
        </w:tc>
        <w:tc>
          <w:tcPr>
            <w:tcW w:w="1440" w:type="dxa"/>
            <w:tcBorders>
              <w:top w:val="double" w:sz="4" w:space="0" w:color="auto"/>
              <w:bottom w:val="single" w:sz="4" w:space="0" w:color="auto"/>
            </w:tcBorders>
          </w:tcPr>
          <w:p w:rsidR="00537F56" w:rsidRPr="000B2BAB" w:rsidRDefault="00537F56">
            <w:pPr>
              <w:rPr>
                <w:sz w:val="20"/>
              </w:rPr>
            </w:pPr>
            <w:r w:rsidRPr="000B2BAB">
              <w:rPr>
                <w:sz w:val="20"/>
              </w:rPr>
              <w:t>Case 1</w:t>
            </w:r>
          </w:p>
        </w:tc>
        <w:tc>
          <w:tcPr>
            <w:tcW w:w="1584" w:type="dxa"/>
            <w:tcBorders>
              <w:top w:val="double" w:sz="4" w:space="0" w:color="auto"/>
              <w:bottom w:val="single" w:sz="4" w:space="0" w:color="auto"/>
            </w:tcBorders>
          </w:tcPr>
          <w:p w:rsidR="00537F56" w:rsidRPr="000B2BAB" w:rsidRDefault="00537F56">
            <w:pPr>
              <w:rPr>
                <w:sz w:val="20"/>
              </w:rPr>
            </w:pPr>
            <w:r w:rsidRPr="000B2BAB">
              <w:rPr>
                <w:sz w:val="20"/>
              </w:rPr>
              <w:t>Case 2</w:t>
            </w:r>
          </w:p>
        </w:tc>
        <w:tc>
          <w:tcPr>
            <w:tcW w:w="2214" w:type="dxa"/>
            <w:tcBorders>
              <w:top w:val="double" w:sz="4" w:space="0" w:color="auto"/>
              <w:bottom w:val="single" w:sz="4" w:space="0" w:color="auto"/>
            </w:tcBorders>
          </w:tcPr>
          <w:p w:rsidR="00537F56" w:rsidRPr="000B2BAB" w:rsidRDefault="00537F56">
            <w:pPr>
              <w:rPr>
                <w:sz w:val="20"/>
              </w:rPr>
            </w:pPr>
            <w:r w:rsidRPr="000B2BAB">
              <w:rPr>
                <w:sz w:val="20"/>
              </w:rPr>
              <w:t>Case 3</w:t>
            </w:r>
          </w:p>
        </w:tc>
      </w:tr>
      <w:tr w:rsidR="00537F56" w:rsidRPr="000B2BAB" w:rsidTr="000B2BAB">
        <w:tc>
          <w:tcPr>
            <w:tcW w:w="3618" w:type="dxa"/>
            <w:tcBorders>
              <w:top w:val="single" w:sz="4" w:space="0" w:color="auto"/>
            </w:tcBorders>
          </w:tcPr>
          <w:p w:rsidR="00537F56" w:rsidRPr="000B2BAB" w:rsidRDefault="00537F56">
            <w:pPr>
              <w:rPr>
                <w:sz w:val="20"/>
              </w:rPr>
            </w:pPr>
            <w:r w:rsidRPr="000B2BAB">
              <w:rPr>
                <w:sz w:val="20"/>
              </w:rPr>
              <w:t>Pressure [bar]</w:t>
            </w:r>
          </w:p>
        </w:tc>
        <w:tc>
          <w:tcPr>
            <w:tcW w:w="1440" w:type="dxa"/>
            <w:tcBorders>
              <w:top w:val="single" w:sz="4" w:space="0" w:color="auto"/>
            </w:tcBorders>
          </w:tcPr>
          <w:p w:rsidR="00537F56" w:rsidRPr="000B2BAB" w:rsidRDefault="00537F56">
            <w:pPr>
              <w:rPr>
                <w:sz w:val="20"/>
              </w:rPr>
            </w:pPr>
            <w:r w:rsidRPr="000B2BAB">
              <w:rPr>
                <w:sz w:val="20"/>
              </w:rPr>
              <w:t>10</w:t>
            </w:r>
          </w:p>
        </w:tc>
        <w:tc>
          <w:tcPr>
            <w:tcW w:w="1584" w:type="dxa"/>
            <w:tcBorders>
              <w:top w:val="single" w:sz="4" w:space="0" w:color="auto"/>
            </w:tcBorders>
          </w:tcPr>
          <w:p w:rsidR="00537F56" w:rsidRPr="000B2BAB" w:rsidRDefault="00537F56">
            <w:pPr>
              <w:rPr>
                <w:sz w:val="20"/>
              </w:rPr>
            </w:pPr>
            <w:r w:rsidRPr="000B2BAB">
              <w:rPr>
                <w:sz w:val="20"/>
              </w:rPr>
              <w:t>20</w:t>
            </w:r>
          </w:p>
        </w:tc>
        <w:tc>
          <w:tcPr>
            <w:tcW w:w="2214" w:type="dxa"/>
            <w:tcBorders>
              <w:top w:val="single" w:sz="4" w:space="0" w:color="auto"/>
            </w:tcBorders>
          </w:tcPr>
          <w:p w:rsidR="00537F56" w:rsidRPr="000B2BAB" w:rsidRDefault="00537F56">
            <w:pPr>
              <w:rPr>
                <w:sz w:val="20"/>
              </w:rPr>
            </w:pPr>
            <w:r w:rsidRPr="000B2BAB">
              <w:rPr>
                <w:sz w:val="20"/>
              </w:rPr>
              <w:t>10</w:t>
            </w:r>
          </w:p>
        </w:tc>
      </w:tr>
      <w:tr w:rsidR="00537F56" w:rsidRPr="000B2BAB" w:rsidTr="000B2BAB">
        <w:tc>
          <w:tcPr>
            <w:tcW w:w="3618" w:type="dxa"/>
          </w:tcPr>
          <w:p w:rsidR="00537F56" w:rsidRPr="000B2BAB" w:rsidRDefault="00537F56">
            <w:pPr>
              <w:rPr>
                <w:sz w:val="20"/>
              </w:rPr>
            </w:pPr>
            <w:r w:rsidRPr="000B2BAB">
              <w:rPr>
                <w:sz w:val="20"/>
              </w:rPr>
              <w:t>Temperature [K]</w:t>
            </w:r>
          </w:p>
        </w:tc>
        <w:tc>
          <w:tcPr>
            <w:tcW w:w="1440" w:type="dxa"/>
          </w:tcPr>
          <w:p w:rsidR="00537F56" w:rsidRPr="000B2BAB" w:rsidRDefault="00537F56">
            <w:pPr>
              <w:rPr>
                <w:sz w:val="20"/>
              </w:rPr>
            </w:pPr>
            <w:r w:rsidRPr="000B2BAB">
              <w:rPr>
                <w:sz w:val="20"/>
              </w:rPr>
              <w:t>500</w:t>
            </w:r>
          </w:p>
        </w:tc>
        <w:tc>
          <w:tcPr>
            <w:tcW w:w="1584" w:type="dxa"/>
          </w:tcPr>
          <w:p w:rsidR="00537F56" w:rsidRPr="000B2BAB" w:rsidRDefault="00537F56">
            <w:pPr>
              <w:rPr>
                <w:sz w:val="20"/>
              </w:rPr>
            </w:pPr>
            <w:r w:rsidRPr="000B2BAB">
              <w:rPr>
                <w:sz w:val="20"/>
              </w:rPr>
              <w:t>500</w:t>
            </w:r>
          </w:p>
        </w:tc>
        <w:tc>
          <w:tcPr>
            <w:tcW w:w="2214" w:type="dxa"/>
          </w:tcPr>
          <w:p w:rsidR="00537F56" w:rsidRPr="000B2BAB" w:rsidRDefault="00537F56">
            <w:pPr>
              <w:rPr>
                <w:sz w:val="20"/>
              </w:rPr>
            </w:pPr>
            <w:r w:rsidRPr="000B2BAB">
              <w:rPr>
                <w:sz w:val="20"/>
              </w:rPr>
              <w:t>500</w:t>
            </w:r>
          </w:p>
        </w:tc>
      </w:tr>
      <w:tr w:rsidR="00537F56" w:rsidRPr="000B2BAB" w:rsidTr="000B2BAB">
        <w:tc>
          <w:tcPr>
            <w:tcW w:w="3618" w:type="dxa"/>
          </w:tcPr>
          <w:p w:rsidR="00537F56" w:rsidRPr="000B2BAB" w:rsidRDefault="00537F56">
            <w:pPr>
              <w:rPr>
                <w:sz w:val="20"/>
              </w:rPr>
            </w:pPr>
            <w:r w:rsidRPr="000B2BAB">
              <w:rPr>
                <w:sz w:val="20"/>
              </w:rPr>
              <w:t>Density [kg/m3]</w:t>
            </w:r>
          </w:p>
        </w:tc>
        <w:tc>
          <w:tcPr>
            <w:tcW w:w="1440" w:type="dxa"/>
          </w:tcPr>
          <w:p w:rsidR="00537F56" w:rsidRPr="000B2BAB" w:rsidRDefault="00537F56">
            <w:pPr>
              <w:rPr>
                <w:sz w:val="20"/>
              </w:rPr>
            </w:pPr>
            <w:r w:rsidRPr="000B2BAB">
              <w:rPr>
                <w:sz w:val="20"/>
              </w:rPr>
              <w:t>0.96</w:t>
            </w:r>
          </w:p>
        </w:tc>
        <w:tc>
          <w:tcPr>
            <w:tcW w:w="1584" w:type="dxa"/>
          </w:tcPr>
          <w:p w:rsidR="00537F56" w:rsidRPr="000B2BAB" w:rsidRDefault="00537F56">
            <w:pPr>
              <w:rPr>
                <w:sz w:val="20"/>
              </w:rPr>
            </w:pPr>
            <w:r w:rsidRPr="000B2BAB">
              <w:rPr>
                <w:sz w:val="20"/>
              </w:rPr>
              <w:t>1.92</w:t>
            </w:r>
          </w:p>
        </w:tc>
        <w:tc>
          <w:tcPr>
            <w:tcW w:w="2214" w:type="dxa"/>
          </w:tcPr>
          <w:p w:rsidR="00537F56" w:rsidRPr="000B2BAB" w:rsidRDefault="00537F56">
            <w:pPr>
              <w:rPr>
                <w:sz w:val="20"/>
              </w:rPr>
            </w:pPr>
            <w:r w:rsidRPr="000B2BAB">
              <w:rPr>
                <w:sz w:val="20"/>
              </w:rPr>
              <w:t>0.96</w:t>
            </w:r>
          </w:p>
        </w:tc>
      </w:tr>
      <w:tr w:rsidR="00537F56" w:rsidRPr="000B2BAB" w:rsidTr="000B2BAB">
        <w:tc>
          <w:tcPr>
            <w:tcW w:w="3618" w:type="dxa"/>
          </w:tcPr>
          <w:p w:rsidR="00537F56" w:rsidRPr="000B2BAB" w:rsidRDefault="00537F56">
            <w:pPr>
              <w:rPr>
                <w:sz w:val="20"/>
              </w:rPr>
            </w:pPr>
            <w:r w:rsidRPr="000B2BAB">
              <w:rPr>
                <w:sz w:val="20"/>
              </w:rPr>
              <w:t>Mass flow rate [kg/s]</w:t>
            </w:r>
          </w:p>
        </w:tc>
        <w:tc>
          <w:tcPr>
            <w:tcW w:w="1440" w:type="dxa"/>
          </w:tcPr>
          <w:p w:rsidR="00537F56" w:rsidRPr="000B2BAB" w:rsidRDefault="00537F56">
            <w:pPr>
              <w:rPr>
                <w:sz w:val="20"/>
              </w:rPr>
            </w:pPr>
            <w:r w:rsidRPr="000B2BAB">
              <w:rPr>
                <w:sz w:val="20"/>
              </w:rPr>
              <w:t>20</w:t>
            </w:r>
          </w:p>
        </w:tc>
        <w:tc>
          <w:tcPr>
            <w:tcW w:w="1584" w:type="dxa"/>
          </w:tcPr>
          <w:p w:rsidR="00537F56" w:rsidRPr="000B2BAB" w:rsidRDefault="00537F56">
            <w:pPr>
              <w:rPr>
                <w:sz w:val="20"/>
              </w:rPr>
            </w:pPr>
            <w:r w:rsidRPr="000B2BAB">
              <w:rPr>
                <w:sz w:val="20"/>
              </w:rPr>
              <w:t>6</w:t>
            </w:r>
          </w:p>
        </w:tc>
        <w:tc>
          <w:tcPr>
            <w:tcW w:w="2214" w:type="dxa"/>
          </w:tcPr>
          <w:p w:rsidR="00537F56" w:rsidRPr="000B2BAB" w:rsidRDefault="00537F56">
            <w:pPr>
              <w:rPr>
                <w:sz w:val="20"/>
              </w:rPr>
            </w:pPr>
            <w:r w:rsidRPr="000B2BAB">
              <w:rPr>
                <w:sz w:val="20"/>
              </w:rPr>
              <w:t>6</w:t>
            </w:r>
          </w:p>
        </w:tc>
      </w:tr>
      <w:tr w:rsidR="00537F56" w:rsidRPr="000B2BAB" w:rsidTr="000B2BAB">
        <w:tc>
          <w:tcPr>
            <w:tcW w:w="3618" w:type="dxa"/>
          </w:tcPr>
          <w:p w:rsidR="00537F56" w:rsidRPr="000B2BAB" w:rsidRDefault="00537F56">
            <w:pPr>
              <w:rPr>
                <w:sz w:val="20"/>
              </w:rPr>
            </w:pPr>
            <w:r w:rsidRPr="000B2BAB">
              <w:rPr>
                <w:sz w:val="20"/>
              </w:rPr>
              <w:t>Velocity in channel [m/s]</w:t>
            </w:r>
          </w:p>
        </w:tc>
        <w:tc>
          <w:tcPr>
            <w:tcW w:w="1440" w:type="dxa"/>
          </w:tcPr>
          <w:p w:rsidR="00537F56" w:rsidRPr="000B2BAB" w:rsidRDefault="00537F56">
            <w:pPr>
              <w:rPr>
                <w:sz w:val="20"/>
              </w:rPr>
            </w:pPr>
            <w:r w:rsidRPr="000B2BAB">
              <w:rPr>
                <w:sz w:val="20"/>
              </w:rPr>
              <w:t>132</w:t>
            </w:r>
          </w:p>
        </w:tc>
        <w:tc>
          <w:tcPr>
            <w:tcW w:w="1584" w:type="dxa"/>
          </w:tcPr>
          <w:p w:rsidR="00537F56" w:rsidRPr="000B2BAB" w:rsidRDefault="00537F56">
            <w:pPr>
              <w:rPr>
                <w:sz w:val="20"/>
              </w:rPr>
            </w:pPr>
            <w:r w:rsidRPr="000B2BAB">
              <w:rPr>
                <w:sz w:val="20"/>
              </w:rPr>
              <w:t>19.8</w:t>
            </w:r>
          </w:p>
        </w:tc>
        <w:tc>
          <w:tcPr>
            <w:tcW w:w="2214" w:type="dxa"/>
          </w:tcPr>
          <w:p w:rsidR="00537F56" w:rsidRPr="000B2BAB" w:rsidRDefault="00537F56">
            <w:pPr>
              <w:rPr>
                <w:sz w:val="20"/>
              </w:rPr>
            </w:pPr>
            <w:r w:rsidRPr="000B2BAB">
              <w:rPr>
                <w:sz w:val="20"/>
              </w:rPr>
              <w:t>39.7</w:t>
            </w:r>
          </w:p>
        </w:tc>
      </w:tr>
      <w:tr w:rsidR="00537F56" w:rsidRPr="000B2BAB" w:rsidTr="000B2BAB">
        <w:tc>
          <w:tcPr>
            <w:tcW w:w="3618" w:type="dxa"/>
          </w:tcPr>
          <w:p w:rsidR="00537F56" w:rsidRPr="000B2BAB" w:rsidRDefault="00537F56">
            <w:pPr>
              <w:rPr>
                <w:sz w:val="20"/>
              </w:rPr>
            </w:pPr>
            <w:r w:rsidRPr="000B2BAB">
              <w:rPr>
                <w:rFonts w:ascii="Symbol" w:hAnsi="Symbol"/>
                <w:sz w:val="20"/>
              </w:rPr>
              <w:t></w:t>
            </w:r>
            <w:r w:rsidRPr="000B2BAB">
              <w:rPr>
                <w:sz w:val="20"/>
              </w:rPr>
              <w:t>T in flow [K]</w:t>
            </w:r>
          </w:p>
        </w:tc>
        <w:tc>
          <w:tcPr>
            <w:tcW w:w="1440" w:type="dxa"/>
          </w:tcPr>
          <w:p w:rsidR="00537F56" w:rsidRPr="000B2BAB" w:rsidRDefault="00537F56">
            <w:pPr>
              <w:rPr>
                <w:sz w:val="20"/>
              </w:rPr>
            </w:pPr>
            <w:r w:rsidRPr="000B2BAB">
              <w:rPr>
                <w:sz w:val="20"/>
              </w:rPr>
              <w:t>28.9</w:t>
            </w:r>
          </w:p>
        </w:tc>
        <w:tc>
          <w:tcPr>
            <w:tcW w:w="1584" w:type="dxa"/>
          </w:tcPr>
          <w:p w:rsidR="00537F56" w:rsidRPr="000B2BAB" w:rsidRDefault="00537F56">
            <w:pPr>
              <w:rPr>
                <w:sz w:val="20"/>
              </w:rPr>
            </w:pPr>
            <w:r w:rsidRPr="000B2BAB">
              <w:rPr>
                <w:sz w:val="20"/>
              </w:rPr>
              <w:t>96.3</w:t>
            </w:r>
          </w:p>
        </w:tc>
        <w:tc>
          <w:tcPr>
            <w:tcW w:w="2214" w:type="dxa"/>
          </w:tcPr>
          <w:p w:rsidR="00537F56" w:rsidRPr="000B2BAB" w:rsidRDefault="00537F56">
            <w:pPr>
              <w:rPr>
                <w:sz w:val="20"/>
              </w:rPr>
            </w:pPr>
            <w:r w:rsidRPr="000B2BAB">
              <w:rPr>
                <w:sz w:val="20"/>
              </w:rPr>
              <w:t>96.3</w:t>
            </w:r>
          </w:p>
        </w:tc>
      </w:tr>
      <w:tr w:rsidR="00537F56" w:rsidRPr="000B2BAB" w:rsidTr="000B2BAB">
        <w:tc>
          <w:tcPr>
            <w:tcW w:w="3618" w:type="dxa"/>
            <w:tcBorders>
              <w:bottom w:val="double" w:sz="4" w:space="0" w:color="auto"/>
            </w:tcBorders>
          </w:tcPr>
          <w:p w:rsidR="00537F56" w:rsidRPr="000B2BAB" w:rsidRDefault="00537F56">
            <w:pPr>
              <w:rPr>
                <w:sz w:val="20"/>
              </w:rPr>
            </w:pPr>
            <w:r w:rsidRPr="000B2BAB">
              <w:rPr>
                <w:rFonts w:ascii="Symbol" w:hAnsi="Symbol"/>
                <w:sz w:val="20"/>
              </w:rPr>
              <w:t></w:t>
            </w:r>
            <w:r w:rsidRPr="000B2BAB">
              <w:rPr>
                <w:sz w:val="20"/>
              </w:rPr>
              <w:t>T between surface and fluid [K]</w:t>
            </w:r>
          </w:p>
        </w:tc>
        <w:tc>
          <w:tcPr>
            <w:tcW w:w="1440" w:type="dxa"/>
            <w:tcBorders>
              <w:bottom w:val="double" w:sz="4" w:space="0" w:color="auto"/>
            </w:tcBorders>
          </w:tcPr>
          <w:p w:rsidR="00537F56" w:rsidRPr="000B2BAB" w:rsidRDefault="00537F56">
            <w:pPr>
              <w:rPr>
                <w:sz w:val="20"/>
              </w:rPr>
            </w:pPr>
            <w:r w:rsidRPr="000B2BAB">
              <w:rPr>
                <w:sz w:val="20"/>
              </w:rPr>
              <w:t>34.7</w:t>
            </w:r>
          </w:p>
        </w:tc>
        <w:tc>
          <w:tcPr>
            <w:tcW w:w="1584" w:type="dxa"/>
            <w:tcBorders>
              <w:bottom w:val="double" w:sz="4" w:space="0" w:color="auto"/>
            </w:tcBorders>
          </w:tcPr>
          <w:p w:rsidR="00537F56" w:rsidRPr="000B2BAB" w:rsidRDefault="00537F56">
            <w:pPr>
              <w:rPr>
                <w:sz w:val="20"/>
              </w:rPr>
            </w:pPr>
            <w:r w:rsidRPr="000B2BAB">
              <w:rPr>
                <w:sz w:val="20"/>
              </w:rPr>
              <w:t>246</w:t>
            </w:r>
          </w:p>
        </w:tc>
        <w:tc>
          <w:tcPr>
            <w:tcW w:w="2214" w:type="dxa"/>
            <w:tcBorders>
              <w:bottom w:val="double" w:sz="4" w:space="0" w:color="auto"/>
            </w:tcBorders>
          </w:tcPr>
          <w:p w:rsidR="00537F56" w:rsidRPr="000B2BAB" w:rsidRDefault="00537F56">
            <w:pPr>
              <w:rPr>
                <w:sz w:val="20"/>
              </w:rPr>
            </w:pPr>
            <w:r w:rsidRPr="000B2BAB">
              <w:rPr>
                <w:sz w:val="20"/>
              </w:rPr>
              <w:t>246</w:t>
            </w:r>
          </w:p>
        </w:tc>
      </w:tr>
    </w:tbl>
    <w:p w:rsidR="00537F56" w:rsidRDefault="00537F56" w:rsidP="00DC7092"/>
    <w:tbl>
      <w:tblPr>
        <w:tblW w:w="0" w:type="auto"/>
        <w:tblLook w:val="00BF"/>
      </w:tblPr>
      <w:tblGrid>
        <w:gridCol w:w="3809"/>
        <w:gridCol w:w="5047"/>
      </w:tblGrid>
      <w:tr w:rsidR="00537F56" w:rsidRPr="000B2BAB" w:rsidTr="000B2BAB">
        <w:tc>
          <w:tcPr>
            <w:tcW w:w="3809" w:type="dxa"/>
          </w:tcPr>
          <w:p w:rsidR="00537F56" w:rsidRPr="000B2BAB" w:rsidRDefault="00537F56">
            <w:r w:rsidRPr="000B2BAB">
              <w:rPr>
                <w:noProof/>
                <w:lang w:val="de-DE" w:eastAsia="de-DE"/>
              </w:rPr>
              <w:pict>
                <v:shape id="P 2" o:spid="_x0000_i1042" type="#_x0000_t75" alt="10Bar_Temp.tiff" style="width:175.5pt;height:138pt;visibility:visible">
                  <v:imagedata r:id="rId23" o:title="" cropleft="-207f" cropright="-207f"/>
                </v:shape>
              </w:pict>
            </w:r>
          </w:p>
        </w:tc>
        <w:tc>
          <w:tcPr>
            <w:tcW w:w="5047" w:type="dxa"/>
          </w:tcPr>
          <w:p w:rsidR="00537F56" w:rsidRPr="000B2BAB" w:rsidRDefault="00537F56">
            <w:r w:rsidRPr="000B2BAB">
              <w:rPr>
                <w:noProof/>
                <w:lang w:val="de-DE" w:eastAsia="de-DE"/>
              </w:rPr>
              <w:pict>
                <v:shape id="_x0000_i1043" type="#_x0000_t75" alt="stress_real_Norm.tiff" style="width:235.5pt;height:136.5pt;visibility:visible">
                  <v:imagedata r:id="rId24" o:title="" croptop="-4687f" cropbottom="-1078f"/>
                </v:shape>
              </w:pict>
            </w:r>
          </w:p>
        </w:tc>
      </w:tr>
      <w:tr w:rsidR="00537F56" w:rsidRPr="000B2BAB" w:rsidTr="000B2BAB">
        <w:tc>
          <w:tcPr>
            <w:tcW w:w="8856" w:type="dxa"/>
            <w:gridSpan w:val="2"/>
          </w:tcPr>
          <w:p w:rsidR="00537F56" w:rsidRPr="000B2BAB" w:rsidRDefault="00537F56" w:rsidP="000B2BAB">
            <w:pPr>
              <w:jc w:val="both"/>
              <w:rPr>
                <w:sz w:val="22"/>
              </w:rPr>
            </w:pPr>
            <w:r w:rsidRPr="000B2BAB">
              <w:rPr>
                <w:sz w:val="22"/>
              </w:rPr>
              <w:t>Figure 14: Maximum temperature and stress in the rotating He-cooled W rod target.</w:t>
            </w:r>
          </w:p>
        </w:tc>
      </w:tr>
    </w:tbl>
    <w:p w:rsidR="00537F56" w:rsidRDefault="00537F56" w:rsidP="00BC6699"/>
    <w:p w:rsidR="00537F56" w:rsidRDefault="00537F56" w:rsidP="00FE2FD8">
      <w:pPr>
        <w:pStyle w:val="Heading1"/>
        <w:numPr>
          <w:numberingChange w:id="56" w:author="zat" w:date="2011-02-08T15:21:00Z" w:original="%1:5:0:."/>
        </w:numPr>
      </w:pPr>
      <w:r>
        <w:t>Discussion</w:t>
      </w:r>
    </w:p>
    <w:p w:rsidR="00537F56" w:rsidRDefault="00537F56" w:rsidP="00D85A2A">
      <w:pPr>
        <w:jc w:val="both"/>
        <w:rPr>
          <w:sz w:val="22"/>
        </w:rPr>
      </w:pPr>
      <w:r>
        <w:rPr>
          <w:sz w:val="22"/>
        </w:rPr>
        <w:t xml:space="preserve">The liquid metal target material retained for further study under ESS conditions is LBE based on the extensive experience gained on its use in a spallation environment. It would be implemented as a stationary target, with both fully enclosed and windowless options being considered. As was mentioned earlier, there are substantial challenges to be met for a stationary liquid metal target. The structural material in contact with the LBE will be subjected to a hostile combination of irradiation environment and high flow velocities causing hardening, embrittlement and significant corrosion. These will determine the lifetime of the target module, which will require frequent changes that must be planned into the facility schedule. The upgrade path for a stationary target appears limited as it should balance the </w:t>
      </w:r>
      <w:r w:rsidRPr="00C00B10">
        <w:rPr>
          <w:sz w:val="22"/>
        </w:rPr>
        <w:t>technical feasibility limit (maximum adm</w:t>
      </w:r>
      <w:r>
        <w:rPr>
          <w:sz w:val="22"/>
        </w:rPr>
        <w:t>issible temperatures, velocities and hydrostatic pressures</w:t>
      </w:r>
      <w:r w:rsidRPr="00C00B10">
        <w:rPr>
          <w:sz w:val="22"/>
        </w:rPr>
        <w:t>) with the practical limit of number of target exchanges per year.</w:t>
      </w:r>
    </w:p>
    <w:p w:rsidR="00537F56" w:rsidRDefault="00537F56" w:rsidP="00435319">
      <w:pPr>
        <w:jc w:val="both"/>
        <w:rPr>
          <w:sz w:val="22"/>
        </w:rPr>
      </w:pPr>
      <w:r>
        <w:rPr>
          <w:sz w:val="22"/>
        </w:rPr>
        <w:t xml:space="preserve">Amongst the rotating targets based on tungsten, both water-cooled and helium-cooled options are to be further studied. The choice of grade of tungsten or one of its alloys is yet to be made. </w:t>
      </w:r>
      <w:r w:rsidRPr="00D967BB">
        <w:rPr>
          <w:sz w:val="22"/>
        </w:rPr>
        <w:t>Databases on tungsten properties at room temperature exist but at higher temperatures under irradiation, relevant properties are scarce. For the design phase, knowledge of the temperature a</w:t>
      </w:r>
      <w:r>
        <w:rPr>
          <w:sz w:val="22"/>
        </w:rPr>
        <w:t>nd irradiation dependence of relevant</w:t>
      </w:r>
      <w:r w:rsidRPr="00D967BB">
        <w:rPr>
          <w:sz w:val="22"/>
        </w:rPr>
        <w:t xml:space="preserve"> properties</w:t>
      </w:r>
      <w:r>
        <w:rPr>
          <w:sz w:val="22"/>
        </w:rPr>
        <w:t xml:space="preserve"> is mandatory even though the</w:t>
      </w:r>
      <w:r w:rsidRPr="00F654D1">
        <w:rPr>
          <w:sz w:val="22"/>
        </w:rPr>
        <w:t xml:space="preserve"> </w:t>
      </w:r>
      <w:r>
        <w:rPr>
          <w:sz w:val="22"/>
        </w:rPr>
        <w:t xml:space="preserve">tungsten would not necessarily fill a determining structural role on the rotating target module. </w:t>
      </w:r>
      <w:r w:rsidRPr="00D967BB">
        <w:rPr>
          <w:sz w:val="22"/>
        </w:rPr>
        <w:t>When comparing different tungsten alloys, the variation of properties</w:t>
      </w:r>
      <w:r>
        <w:rPr>
          <w:sz w:val="22"/>
        </w:rPr>
        <w:t xml:space="preserve"> (unirradiated)</w:t>
      </w:r>
      <w:r w:rsidRPr="00D967BB">
        <w:rPr>
          <w:sz w:val="22"/>
        </w:rPr>
        <w:t xml:space="preserve"> as a function of density can be taken as a good indicator. As an example, DENSIMET and INERMET alloys are compared here. An increase in density benefits neutron production and many physical properties such as thermal expansion coefficient, and thermal conductivity. The most significant exception to this rule is tensile strength, with a parabolic dependence on density for both INERMET and DENSIMET alloys and a peak for a density of 17.6 g.cm</w:t>
      </w:r>
      <w:r w:rsidRPr="00D967BB">
        <w:rPr>
          <w:sz w:val="22"/>
          <w:vertAlign w:val="superscript"/>
        </w:rPr>
        <w:t>-3</w:t>
      </w:r>
      <w:r w:rsidRPr="00D967BB">
        <w:rPr>
          <w:sz w:val="22"/>
        </w:rPr>
        <w:t>. INERMET alloys present better thermal conductivity values, 30% higher than DENSIMET alloys. However, DENSIMET alloys have better compressive strengths, tensile properties, fracture elongation and hardness.</w:t>
      </w:r>
      <w:r>
        <w:rPr>
          <w:sz w:val="22"/>
        </w:rPr>
        <w:t xml:space="preserve"> The evolution of material properties during irradiation and their activation (e.g. INERMET and DENSIMET have a high Ni content, leading to significant 60Co production) must be assessed in the selection process.</w:t>
      </w:r>
    </w:p>
    <w:p w:rsidR="00537F56" w:rsidRPr="00577635" w:rsidRDefault="00537F56" w:rsidP="00435319">
      <w:pPr>
        <w:jc w:val="both"/>
        <w:rPr>
          <w:sz w:val="22"/>
        </w:rPr>
      </w:pPr>
      <w:r>
        <w:rPr>
          <w:sz w:val="22"/>
        </w:rPr>
        <w:t>The use of engineering codes in the design of ESS target station components would ensure these meet safety standards. Existing codes used in nuclear engineering do not cover the spallation domain. Adapting these codes would require data from materials testing in spallation environments. This would be an iterative process: initially data from previous spallation tests could be reviewed. Further testing of already irradiated components or new irradiation programmes would then be carried out to provide the required additional data.</w:t>
      </w:r>
    </w:p>
    <w:p w:rsidR="00537F56" w:rsidRDefault="00537F56" w:rsidP="009045AD">
      <w:pPr>
        <w:pStyle w:val="Heading1"/>
        <w:numPr>
          <w:numberingChange w:id="57" w:author="zat" w:date="2011-02-08T15:21:00Z" w:original="%1:6:0:."/>
        </w:numPr>
      </w:pPr>
      <w:r>
        <w:t>Acknowledgements</w:t>
      </w:r>
    </w:p>
    <w:p w:rsidR="00537F56" w:rsidRPr="00E81513" w:rsidRDefault="00537F56" w:rsidP="00C85438">
      <w:pPr>
        <w:jc w:val="both"/>
        <w:rPr>
          <w:sz w:val="22"/>
        </w:rPr>
      </w:pPr>
      <w:r w:rsidRPr="00443731">
        <w:rPr>
          <w:sz w:val="22"/>
        </w:rPr>
        <w:t xml:space="preserve">Much of the work presented in this report was carried out by the ESS Target Station Concept Selection (TSCS) Working Group whose collaborating institutes (CERN, CRS4, ESS Bilbao, FZJ, FZD, IPUL, KIT, KTH, PSI, CSNS, SNS) and members are gratefully acknowledged. The author would also like to thank Andrew Nelson of LANL for </w:t>
      </w:r>
      <w:r>
        <w:rPr>
          <w:sz w:val="22"/>
        </w:rPr>
        <w:t>helpful discussions</w:t>
      </w:r>
      <w:r w:rsidRPr="00443731">
        <w:rPr>
          <w:sz w:val="22"/>
        </w:rPr>
        <w:t xml:space="preserve"> on the properties of Tungsten.</w:t>
      </w:r>
    </w:p>
    <w:p w:rsidR="00537F56" w:rsidRDefault="00537F56" w:rsidP="00E81513">
      <w:pPr>
        <w:pStyle w:val="Heading1"/>
        <w:numPr>
          <w:numberingChange w:id="58" w:author="zat" w:date="2011-02-08T15:21:00Z" w:original="%1:7:0:."/>
        </w:numPr>
      </w:pPr>
      <w:r>
        <w:t>References</w:t>
      </w:r>
    </w:p>
    <w:p w:rsidR="00537F56" w:rsidRDefault="00537F56" w:rsidP="00BC6699">
      <w:pPr>
        <w:rPr>
          <w:sz w:val="22"/>
        </w:rPr>
      </w:pPr>
      <w:r w:rsidRPr="00A5568D">
        <w:rPr>
          <w:sz w:val="22"/>
        </w:rPr>
        <w:t>[</w:t>
      </w:r>
      <w:bookmarkStart w:id="59" w:name="ESS_vol3"/>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1</w:t>
      </w:r>
      <w:r w:rsidRPr="00A5568D">
        <w:rPr>
          <w:sz w:val="22"/>
        </w:rPr>
        <w:fldChar w:fldCharType="end"/>
      </w:r>
      <w:bookmarkEnd w:id="59"/>
      <w:r w:rsidRPr="00A5568D">
        <w:rPr>
          <w:sz w:val="22"/>
        </w:rPr>
        <w:t>]</w:t>
      </w:r>
      <w:r>
        <w:rPr>
          <w:sz w:val="22"/>
        </w:rPr>
        <w:t xml:space="preserve"> The ESS project, Volume III – Update: Technical Report - Status 2003, ISBN 3-89336-345-9, ISSN 1433-559X.</w:t>
      </w:r>
    </w:p>
    <w:p w:rsidR="00537F56" w:rsidRDefault="00537F56" w:rsidP="00BC6699">
      <w:pPr>
        <w:rPr>
          <w:sz w:val="22"/>
        </w:rPr>
      </w:pPr>
      <w:r w:rsidRPr="00A5568D">
        <w:rPr>
          <w:sz w:val="22"/>
        </w:rPr>
        <w:t>[</w:t>
      </w:r>
      <w:bookmarkStart w:id="60" w:name="Feri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2</w:t>
      </w:r>
      <w:r w:rsidRPr="00A5568D">
        <w:rPr>
          <w:sz w:val="22"/>
        </w:rPr>
        <w:fldChar w:fldCharType="end"/>
      </w:r>
      <w:bookmarkEnd w:id="60"/>
      <w:r w:rsidRPr="00A5568D">
        <w:rPr>
          <w:sz w:val="22"/>
        </w:rPr>
        <w:t>]</w:t>
      </w:r>
      <w:r>
        <w:rPr>
          <w:sz w:val="22"/>
        </w:rPr>
        <w:t xml:space="preserve"> F. Mezei, Accelerator requirements for next generation neutron sources, NIM A 562 (2006) 553-556.</w:t>
      </w:r>
    </w:p>
    <w:p w:rsidR="00537F56" w:rsidRDefault="00537F56" w:rsidP="00BC6699">
      <w:r w:rsidRPr="00A5568D">
        <w:rPr>
          <w:sz w:val="22"/>
        </w:rPr>
        <w:t>[</w:t>
      </w:r>
      <w:bookmarkStart w:id="61" w:name="ING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3</w:t>
      </w:r>
      <w:r w:rsidRPr="00A5568D">
        <w:rPr>
          <w:sz w:val="22"/>
        </w:rPr>
        <w:fldChar w:fldCharType="end"/>
      </w:r>
      <w:bookmarkEnd w:id="61"/>
      <w:r w:rsidRPr="00A5568D">
        <w:rPr>
          <w:sz w:val="22"/>
        </w:rPr>
        <w:t>]</w:t>
      </w:r>
      <w:r>
        <w:t xml:space="preserve"> </w:t>
      </w:r>
      <w:r w:rsidRPr="006C1C4B">
        <w:rPr>
          <w:sz w:val="22"/>
        </w:rPr>
        <w:t>G. A. Bartholomew, P.R. Tunnicliffe, The AECL Study for an Intense Neutron Generator, AECL-2600 (1966).</w:t>
      </w:r>
    </w:p>
    <w:p w:rsidR="00537F56" w:rsidRDefault="00537F56" w:rsidP="00BC6699">
      <w:pPr>
        <w:rPr>
          <w:sz w:val="22"/>
        </w:rPr>
      </w:pPr>
      <w:r w:rsidRPr="00A5568D">
        <w:rPr>
          <w:sz w:val="22"/>
        </w:rPr>
        <w:t>[</w:t>
      </w:r>
      <w:bookmarkStart w:id="62" w:name="Bauer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4</w:t>
      </w:r>
      <w:r w:rsidRPr="00A5568D">
        <w:rPr>
          <w:sz w:val="22"/>
        </w:rPr>
        <w:fldChar w:fldCharType="end"/>
      </w:r>
      <w:bookmarkEnd w:id="62"/>
      <w:r w:rsidRPr="00A5568D">
        <w:rPr>
          <w:sz w:val="22"/>
        </w:rPr>
        <w:t>]</w:t>
      </w:r>
      <w:r>
        <w:rPr>
          <w:sz w:val="22"/>
        </w:rPr>
        <w:t xml:space="preserve"> G.S. Bauer, Overview on spallation target design concepts and related materials issues, JNM 398 (2010) 19-27.</w:t>
      </w:r>
    </w:p>
    <w:p w:rsidR="00537F56" w:rsidRDefault="00537F56" w:rsidP="00BC6699">
      <w:pPr>
        <w:rPr>
          <w:sz w:val="22"/>
        </w:rPr>
      </w:pPr>
      <w:r w:rsidRPr="00A5568D">
        <w:rPr>
          <w:sz w:val="22"/>
        </w:rPr>
        <w:t>[</w:t>
      </w:r>
      <w:bookmarkStart w:id="63" w:name="Ni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5</w:t>
      </w:r>
      <w:r w:rsidRPr="00A5568D">
        <w:rPr>
          <w:sz w:val="22"/>
        </w:rPr>
        <w:fldChar w:fldCharType="end"/>
      </w:r>
      <w:bookmarkEnd w:id="63"/>
      <w:r w:rsidRPr="00A5568D">
        <w:rPr>
          <w:sz w:val="22"/>
        </w:rPr>
        <w:t>]</w:t>
      </w:r>
      <w:r>
        <w:rPr>
          <w:sz w:val="22"/>
        </w:rPr>
        <w:t xml:space="preserve"> L. Ni, G.S. Bauer, H. Spitzer, Effects of pulsed power input into a liquid metal target, NIM A 425 (1999) 57-64.</w:t>
      </w:r>
    </w:p>
    <w:p w:rsidR="00537F56" w:rsidRDefault="00537F56" w:rsidP="00BC6699">
      <w:pPr>
        <w:rPr>
          <w:sz w:val="22"/>
        </w:rPr>
      </w:pPr>
      <w:r w:rsidRPr="00A5568D">
        <w:rPr>
          <w:sz w:val="22"/>
        </w:rPr>
        <w:t>[</w:t>
      </w:r>
      <w:bookmarkStart w:id="64" w:name="Bauer_2"/>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6</w:t>
      </w:r>
      <w:r w:rsidRPr="00A5568D">
        <w:rPr>
          <w:sz w:val="22"/>
        </w:rPr>
        <w:fldChar w:fldCharType="end"/>
      </w:r>
      <w:bookmarkEnd w:id="64"/>
      <w:r w:rsidRPr="00A5568D">
        <w:rPr>
          <w:sz w:val="22"/>
        </w:rPr>
        <w:t>]</w:t>
      </w:r>
      <w:r>
        <w:rPr>
          <w:sz w:val="22"/>
        </w:rPr>
        <w:t xml:space="preserve"> G.S. Bauer, H. Ullmaier, Materials related R&amp;D work for the ESS target stations, JNM 318 (2003) 26-37.</w:t>
      </w:r>
    </w:p>
    <w:p w:rsidR="00537F56" w:rsidRDefault="00537F56" w:rsidP="00BC6699">
      <w:pPr>
        <w:rPr>
          <w:sz w:val="22"/>
        </w:rPr>
      </w:pPr>
      <w:r w:rsidRPr="00A5568D">
        <w:rPr>
          <w:sz w:val="22"/>
        </w:rPr>
        <w:t>[</w:t>
      </w:r>
      <w:bookmarkStart w:id="65" w:name="Neuhausen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7</w:t>
      </w:r>
      <w:r w:rsidRPr="00A5568D">
        <w:rPr>
          <w:sz w:val="22"/>
        </w:rPr>
        <w:fldChar w:fldCharType="end"/>
      </w:r>
      <w:bookmarkEnd w:id="65"/>
      <w:r w:rsidRPr="00A5568D">
        <w:rPr>
          <w:sz w:val="22"/>
        </w:rPr>
        <w:t>]</w:t>
      </w:r>
      <w:r>
        <w:rPr>
          <w:sz w:val="22"/>
        </w:rPr>
        <w:t xml:space="preserve"> M. Rizzi, S. Lüthi, J. Neuhausen, D. Schumann, 206Po Evaporation Studies from liquid lead and liquid lead-gold, PSI annual report 2010.</w:t>
      </w:r>
    </w:p>
    <w:p w:rsidR="00537F56" w:rsidRDefault="00537F56" w:rsidP="00BC6699">
      <w:pPr>
        <w:rPr>
          <w:sz w:val="22"/>
        </w:rPr>
      </w:pPr>
      <w:r w:rsidRPr="00A5568D">
        <w:rPr>
          <w:sz w:val="22"/>
        </w:rPr>
        <w:t>[</w:t>
      </w:r>
      <w:bookmarkStart w:id="66" w:name="Schumann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8</w:t>
      </w:r>
      <w:r w:rsidRPr="00A5568D">
        <w:rPr>
          <w:sz w:val="22"/>
        </w:rPr>
        <w:fldChar w:fldCharType="end"/>
      </w:r>
      <w:bookmarkEnd w:id="66"/>
      <w:r w:rsidRPr="00A5568D">
        <w:rPr>
          <w:sz w:val="22"/>
        </w:rPr>
        <w:t>]</w:t>
      </w:r>
      <w:r>
        <w:rPr>
          <w:sz w:val="22"/>
        </w:rPr>
        <w:t xml:space="preserve"> S. Heinitz, J. Neuhausen, S. Köchli, D. Schumann, Corrosion behaviour of lead-gold eutectic, PSI annual report 2010.</w:t>
      </w:r>
    </w:p>
    <w:p w:rsidR="00537F56" w:rsidRDefault="00537F56" w:rsidP="00BC6699">
      <w:pPr>
        <w:rPr>
          <w:sz w:val="22"/>
        </w:rPr>
      </w:pPr>
      <w:r w:rsidRPr="00A5568D">
        <w:rPr>
          <w:sz w:val="22"/>
        </w:rPr>
        <w:t>[</w:t>
      </w:r>
      <w:bookmarkStart w:id="67" w:name="Sievers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9</w:t>
      </w:r>
      <w:r w:rsidRPr="00A5568D">
        <w:rPr>
          <w:sz w:val="22"/>
        </w:rPr>
        <w:fldChar w:fldCharType="end"/>
      </w:r>
      <w:bookmarkEnd w:id="67"/>
      <w:r w:rsidRPr="00A5568D">
        <w:rPr>
          <w:sz w:val="22"/>
        </w:rPr>
        <w:t>]</w:t>
      </w:r>
      <w:r>
        <w:rPr>
          <w:sz w:val="22"/>
        </w:rPr>
        <w:t xml:space="preserve"> P. Sievers, </w:t>
      </w:r>
      <w:r w:rsidRPr="007E3F96">
        <w:rPr>
          <w:sz w:val="22"/>
        </w:rPr>
        <w:t>A Stationary target for the CERN-neutrino-factory, NIM A 503 (203) 344-347</w:t>
      </w:r>
      <w:r>
        <w:rPr>
          <w:sz w:val="22"/>
        </w:rPr>
        <w:t>.</w:t>
      </w:r>
    </w:p>
    <w:p w:rsidR="00537F56" w:rsidRDefault="00537F56" w:rsidP="00BC6699">
      <w:pPr>
        <w:rPr>
          <w:sz w:val="22"/>
        </w:rPr>
      </w:pPr>
      <w:r w:rsidRPr="00A5568D">
        <w:rPr>
          <w:sz w:val="22"/>
        </w:rPr>
        <w:t>[</w:t>
      </w:r>
      <w:bookmarkStart w:id="68" w:name="UCN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10</w:t>
      </w:r>
      <w:r w:rsidRPr="00A5568D">
        <w:rPr>
          <w:sz w:val="22"/>
        </w:rPr>
        <w:fldChar w:fldCharType="end"/>
      </w:r>
      <w:bookmarkEnd w:id="68"/>
      <w:r w:rsidRPr="00A5568D">
        <w:rPr>
          <w:sz w:val="22"/>
        </w:rPr>
        <w:t>]</w:t>
      </w:r>
      <w:r>
        <w:rPr>
          <w:sz w:val="22"/>
        </w:rPr>
        <w:t xml:space="preserve"> M. Wohlmuther, G. Heidenreich, The spallation target of the ultra-cold neutron source UCN at PSI, NIM A 564 (2006) 51-56.</w:t>
      </w:r>
    </w:p>
    <w:p w:rsidR="00537F56" w:rsidRDefault="00537F56" w:rsidP="00BC6699">
      <w:pPr>
        <w:rPr>
          <w:sz w:val="22"/>
        </w:rPr>
      </w:pPr>
      <w:r w:rsidRPr="00A5568D">
        <w:rPr>
          <w:sz w:val="22"/>
        </w:rPr>
        <w:t>[</w:t>
      </w:r>
      <w:bookmarkStart w:id="69" w:name="Thomsen_1"/>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11</w:t>
      </w:r>
      <w:r w:rsidRPr="00A5568D">
        <w:rPr>
          <w:sz w:val="22"/>
        </w:rPr>
        <w:fldChar w:fldCharType="end"/>
      </w:r>
      <w:bookmarkEnd w:id="69"/>
      <w:r w:rsidRPr="00A5568D">
        <w:rPr>
          <w:sz w:val="22"/>
        </w:rPr>
        <w:t>]</w:t>
      </w:r>
      <w:r>
        <w:rPr>
          <w:sz w:val="22"/>
        </w:rPr>
        <w:t xml:space="preserve"> K. Thomsen, M. Butzek, F. Gallmeier, J. Wolters, A case for a SINQ-type cannelloni target at the ESS power level, NIM A 625 (2011) 5-10.</w:t>
      </w:r>
    </w:p>
    <w:p w:rsidR="00537F56" w:rsidRDefault="00537F56" w:rsidP="00BC6699">
      <w:pPr>
        <w:rPr>
          <w:sz w:val="22"/>
        </w:rPr>
      </w:pPr>
      <w:r w:rsidRPr="00A5568D">
        <w:rPr>
          <w:sz w:val="22"/>
        </w:rPr>
        <w:t>[</w:t>
      </w:r>
      <w:bookmarkStart w:id="70" w:name="Thomsen_2"/>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12</w:t>
      </w:r>
      <w:r w:rsidRPr="00A5568D">
        <w:rPr>
          <w:sz w:val="22"/>
        </w:rPr>
        <w:fldChar w:fldCharType="end"/>
      </w:r>
      <w:bookmarkEnd w:id="70"/>
      <w:r w:rsidRPr="00A5568D">
        <w:rPr>
          <w:sz w:val="22"/>
        </w:rPr>
        <w:t>]</w:t>
      </w:r>
      <w:r>
        <w:rPr>
          <w:sz w:val="22"/>
        </w:rPr>
        <w:t xml:space="preserve"> K. Thomsen, NIM A 575 (2007) 347.</w:t>
      </w:r>
    </w:p>
    <w:p w:rsidR="00537F56" w:rsidRDefault="00537F56" w:rsidP="00BC6699">
      <w:pPr>
        <w:rPr>
          <w:sz w:val="22"/>
        </w:rPr>
      </w:pPr>
      <w:r w:rsidRPr="00A5568D">
        <w:rPr>
          <w:sz w:val="22"/>
        </w:rPr>
        <w:t>[</w:t>
      </w:r>
      <w:bookmarkStart w:id="71" w:name="Shah"/>
      <w:r w:rsidRPr="00A5568D">
        <w:rPr>
          <w:sz w:val="22"/>
        </w:rPr>
        <w:fldChar w:fldCharType="begin"/>
      </w:r>
      <w:r w:rsidRPr="00A5568D">
        <w:rPr>
          <w:sz w:val="22"/>
        </w:rPr>
        <w:instrText xml:space="preserve"> SEQ [ \* ARABIC </w:instrText>
      </w:r>
      <w:r w:rsidRPr="00A5568D">
        <w:rPr>
          <w:sz w:val="22"/>
        </w:rPr>
        <w:fldChar w:fldCharType="separate"/>
      </w:r>
      <w:r w:rsidRPr="00A5568D">
        <w:rPr>
          <w:noProof/>
          <w:sz w:val="22"/>
        </w:rPr>
        <w:t>13</w:t>
      </w:r>
      <w:r w:rsidRPr="00A5568D">
        <w:rPr>
          <w:sz w:val="22"/>
        </w:rPr>
        <w:fldChar w:fldCharType="end"/>
      </w:r>
      <w:bookmarkEnd w:id="71"/>
      <w:r w:rsidRPr="00A5568D">
        <w:rPr>
          <w:sz w:val="22"/>
        </w:rPr>
        <w:t>]</w:t>
      </w:r>
      <w:r>
        <w:rPr>
          <w:sz w:val="22"/>
        </w:rPr>
        <w:t xml:space="preserve"> M.M. Shah, Int. J. Heat Fluid Flow 5 (1984) 13.</w:t>
      </w:r>
    </w:p>
    <w:p w:rsidR="00537F56" w:rsidRDefault="00537F56" w:rsidP="00BC6699">
      <w:pPr>
        <w:rPr>
          <w:ins w:id="72" w:author="zat" w:date="2011-02-08T15:21:00Z"/>
          <w:sz w:val="22"/>
        </w:rPr>
      </w:pPr>
      <w:r w:rsidRPr="00A5568D">
        <w:rPr>
          <w:sz w:val="22"/>
        </w:rPr>
        <w:t>[</w:t>
      </w:r>
      <w:bookmarkStart w:id="73" w:name="Sodium_1"/>
      <w:r w:rsidRPr="00A5568D">
        <w:rPr>
          <w:sz w:val="22"/>
        </w:rPr>
        <w:fldChar w:fldCharType="begin"/>
      </w:r>
      <w:r w:rsidRPr="00A5568D">
        <w:rPr>
          <w:sz w:val="22"/>
        </w:rPr>
        <w:instrText xml:space="preserve"> SEQ [ \* ARABIC </w:instrText>
      </w:r>
      <w:r w:rsidRPr="00A5568D">
        <w:rPr>
          <w:sz w:val="22"/>
        </w:rPr>
        <w:fldChar w:fldCharType="separate"/>
      </w:r>
      <w:r>
        <w:rPr>
          <w:noProof/>
          <w:sz w:val="22"/>
        </w:rPr>
        <w:t>14</w:t>
      </w:r>
      <w:r w:rsidRPr="00A5568D">
        <w:rPr>
          <w:sz w:val="22"/>
        </w:rPr>
        <w:fldChar w:fldCharType="end"/>
      </w:r>
      <w:bookmarkEnd w:id="73"/>
      <w:r w:rsidRPr="00A5568D">
        <w:rPr>
          <w:sz w:val="22"/>
        </w:rPr>
        <w:t>]</w:t>
      </w:r>
      <w:r>
        <w:rPr>
          <w:sz w:val="22"/>
        </w:rPr>
        <w:t xml:space="preserve"> Y-I </w:t>
      </w:r>
      <w:r w:rsidRPr="00176DB7">
        <w:rPr>
          <w:sz w:val="22"/>
        </w:rPr>
        <w:t xml:space="preserve">Xu, </w:t>
      </w:r>
      <w:r>
        <w:rPr>
          <w:sz w:val="22"/>
        </w:rPr>
        <w:t xml:space="preserve">B. Long, Y-C Xu, H-Q Li, </w:t>
      </w:r>
      <w:r w:rsidRPr="00176DB7">
        <w:rPr>
          <w:sz w:val="22"/>
        </w:rPr>
        <w:t>Investigation of the compatibility of tungsten and high temperature sodium</w:t>
      </w:r>
      <w:r>
        <w:rPr>
          <w:sz w:val="22"/>
        </w:rPr>
        <w:t xml:space="preserve"> - JNM 343 (2005) </w:t>
      </w:r>
      <w:r w:rsidRPr="006671BE">
        <w:rPr>
          <w:sz w:val="22"/>
        </w:rPr>
        <w:t>360-365</w:t>
      </w:r>
      <w:r>
        <w:rPr>
          <w:sz w:val="22"/>
        </w:rPr>
        <w:t>.</w:t>
      </w:r>
    </w:p>
    <w:p w:rsidR="00537F56" w:rsidRPr="00D967BB" w:rsidRDefault="00537F56" w:rsidP="00C22D26">
      <w:pPr>
        <w:numPr>
          <w:ins w:id="74" w:author="zat" w:date="2011-02-08T15:21:00Z"/>
        </w:numPr>
        <w:autoSpaceDE w:val="0"/>
        <w:autoSpaceDN w:val="0"/>
        <w:adjustRightInd w:val="0"/>
        <w:rPr>
          <w:sz w:val="22"/>
        </w:rPr>
      </w:pPr>
      <w:ins w:id="75" w:author="zat" w:date="2011-02-08T15:21:00Z">
        <w:r>
          <w:rPr>
            <w:sz w:val="22"/>
          </w:rPr>
          <w:t xml:space="preserve">[15] </w:t>
        </w:r>
      </w:ins>
      <w:ins w:id="76" w:author="zat" w:date="2011-02-08T15:22:00Z">
        <w:r>
          <w:rPr>
            <w:rFonts w:ascii="Times New Roman" w:eastAsia="MS Mincho" w:hAnsi="Times New Roman"/>
            <w:lang w:val="de-DE" w:eastAsia="ja-JP"/>
          </w:rPr>
          <w:t xml:space="preserve">M. Butzek, </w:t>
        </w:r>
      </w:ins>
      <w:ins w:id="77" w:author="zat" w:date="2011-02-08T15:21:00Z">
        <w:r>
          <w:rPr>
            <w:rFonts w:ascii="Times New Roman" w:eastAsia="MS Mincho" w:hAnsi="Times New Roman"/>
            <w:b/>
            <w:bCs/>
            <w:lang w:val="de-DE" w:eastAsia="ja-JP"/>
          </w:rPr>
          <w:t>Rotating solid target for 5 MW and beyond</w:t>
        </w:r>
      </w:ins>
      <w:ins w:id="78" w:author="zat" w:date="2011-02-08T15:22:00Z">
        <w:r>
          <w:rPr>
            <w:rFonts w:ascii="Times New Roman" w:eastAsia="MS Mincho" w:hAnsi="Times New Roman"/>
            <w:b/>
            <w:bCs/>
            <w:lang w:val="de-DE" w:eastAsia="ja-JP"/>
          </w:rPr>
          <w:t xml:space="preserve">, </w:t>
        </w:r>
        <w:r>
          <w:rPr>
            <w:rFonts w:ascii="Times New Roman" w:eastAsia="MS Mincho" w:hAnsi="Times New Roman"/>
            <w:b/>
            <w:bCs/>
            <w:sz w:val="20"/>
            <w:szCs w:val="20"/>
            <w:lang w:val="de-DE" w:eastAsia="ja-JP"/>
          </w:rPr>
          <w:t xml:space="preserve">ICANS XIX, 19th meeting on Collaboration of Advanced Neutron Sources, </w:t>
        </w:r>
        <w:r>
          <w:rPr>
            <w:rFonts w:ascii="Times New Roman" w:eastAsia="MS Mincho" w:hAnsi="Times New Roman"/>
            <w:sz w:val="20"/>
            <w:szCs w:val="20"/>
            <w:lang w:val="de-DE" w:eastAsia="ja-JP"/>
          </w:rPr>
          <w:t>March 8 – 12, 2010, Grindelwald, Switzerland</w:t>
        </w:r>
      </w:ins>
    </w:p>
    <w:sectPr w:rsidR="00537F56" w:rsidRPr="00D967BB" w:rsidSect="00BC6699">
      <w:pgSz w:w="12240" w:h="15840"/>
      <w:pgMar w:top="1440" w:right="180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zat" w:date="2011-02-08T15:35:00Z" w:initials="z">
    <w:p w:rsidR="00537F56" w:rsidRDefault="00537F56">
      <w:pPr>
        <w:pStyle w:val="CommentText"/>
      </w:pPr>
      <w:r>
        <w:rPr>
          <w:rStyle w:val="CommentReference"/>
        </w:rPr>
        <w:annotationRef/>
      </w:r>
      <w:r>
        <w:t>Might note that this is thermal energy including safety margin. Beam is 100 kJ/pulse</w:t>
      </w:r>
    </w:p>
  </w:comment>
  <w:comment w:id="21" w:author="zat" w:date="2011-02-08T15:37:00Z" w:initials="z">
    <w:p w:rsidR="00537F56" w:rsidRDefault="00537F56">
      <w:pPr>
        <w:pStyle w:val="CommentText"/>
      </w:pPr>
      <w:r>
        <w:rPr>
          <w:rStyle w:val="CommentReference"/>
        </w:rPr>
        <w:annotationRef/>
      </w:r>
      <w:r>
        <w:t>90°C is typical for SNS. ESS will be a lot higher</w:t>
      </w:r>
    </w:p>
  </w:comment>
  <w:comment w:id="24" w:author="zat" w:date="2011-02-08T15:38:00Z" w:initials="z">
    <w:p w:rsidR="00537F56" w:rsidRDefault="00537F56">
      <w:pPr>
        <w:pStyle w:val="CommentText"/>
      </w:pPr>
      <w:r>
        <w:rPr>
          <w:rStyle w:val="CommentReference"/>
        </w:rPr>
        <w:annotationRef/>
      </w:r>
      <w:r>
        <w:t>206Po evaporation has been measured for LGE???</w:t>
      </w:r>
    </w:p>
  </w:comment>
  <w:comment w:id="26" w:author="zat" w:date="2011-02-08T15:40:00Z" w:initials="z">
    <w:p w:rsidR="00537F56" w:rsidRDefault="00537F56">
      <w:pPr>
        <w:pStyle w:val="CommentText"/>
      </w:pPr>
      <w:r>
        <w:rPr>
          <w:rStyle w:val="CommentReference"/>
        </w:rPr>
        <w:annotationRef/>
      </w:r>
      <w:r>
        <w:t xml:space="preserve">To avoid confusion with the temperatures given for the windowless target, we should note the peak power density that was used for this calculation. To my knowledge it was ~ 2MW/m³. </w:t>
      </w:r>
    </w:p>
  </w:comment>
  <w:comment w:id="32" w:author="zat" w:date="2011-02-08T15:41:00Z" w:initials="z">
    <w:p w:rsidR="00537F56" w:rsidRDefault="00537F56" w:rsidP="00FD428E">
      <w:pPr>
        <w:pStyle w:val="CommentText"/>
      </w:pPr>
      <w:r>
        <w:rPr>
          <w:rStyle w:val="CommentReference"/>
        </w:rPr>
        <w:annotationRef/>
      </w:r>
      <w:r>
        <w:t xml:space="preserve">To avoid confusion with the temperatures given for the cross flow target, we should note the peak power density that was used for this calculation. To my knowledge it was ~ 1.6 MW/m³. </w:t>
      </w:r>
    </w:p>
    <w:p w:rsidR="00537F56" w:rsidRDefault="00537F56" w:rsidP="00FD428E">
      <w:pPr>
        <w:pStyle w:val="CommentText"/>
      </w:pPr>
    </w:p>
  </w:comment>
  <w:comment w:id="41" w:author="zat" w:date="2011-02-08T15:43:00Z" w:initials="z">
    <w:p w:rsidR="00537F56" w:rsidRDefault="00537F56">
      <w:pPr>
        <w:pStyle w:val="CommentText"/>
      </w:pPr>
      <w:r>
        <w:rPr>
          <w:rStyle w:val="CommentReference"/>
        </w:rPr>
        <w:annotationRef/>
      </w:r>
      <w:r>
        <w:t xml:space="preserve">???? I don´t understand this sentence. </w:t>
      </w:r>
    </w:p>
  </w:comment>
  <w:comment w:id="42" w:author="zat" w:date="2011-02-08T15:45:00Z" w:initials="z">
    <w:p w:rsidR="00537F56" w:rsidRDefault="00537F56">
      <w:pPr>
        <w:pStyle w:val="CommentText"/>
      </w:pPr>
      <w:r>
        <w:rPr>
          <w:rStyle w:val="CommentReference"/>
        </w:rPr>
        <w:annotationRef/>
      </w:r>
      <w:r>
        <w:t>Why higher than a water cooled rotating target??? Water and Na do have almost the same density. The gaps needed for water and Na should be similar. Even that other way round: In a rotating edge cooled design there is NO water in the beam, so no gaps for the cooling media.</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altName w:val="Courier"/>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l?r ??fc"/>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5E1256"/>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36C963E"/>
    <w:lvl w:ilvl="0">
      <w:start w:val="1"/>
      <w:numFmt w:val="decimal"/>
      <w:lvlText w:val="%1."/>
      <w:lvlJc w:val="left"/>
      <w:pPr>
        <w:tabs>
          <w:tab w:val="num" w:pos="1800"/>
        </w:tabs>
        <w:ind w:left="1800" w:hanging="360"/>
      </w:pPr>
      <w:rPr>
        <w:rFonts w:cs="Times New Roman"/>
      </w:rPr>
    </w:lvl>
  </w:abstractNum>
  <w:abstractNum w:abstractNumId="2">
    <w:nsid w:val="FFFFFF7D"/>
    <w:multiLevelType w:val="singleLevel"/>
    <w:tmpl w:val="B92AF55A"/>
    <w:lvl w:ilvl="0">
      <w:start w:val="1"/>
      <w:numFmt w:val="decimal"/>
      <w:lvlText w:val="%1."/>
      <w:lvlJc w:val="left"/>
      <w:pPr>
        <w:tabs>
          <w:tab w:val="num" w:pos="1440"/>
        </w:tabs>
        <w:ind w:left="1440" w:hanging="360"/>
      </w:pPr>
      <w:rPr>
        <w:rFonts w:cs="Times New Roman"/>
      </w:rPr>
    </w:lvl>
  </w:abstractNum>
  <w:abstractNum w:abstractNumId="3">
    <w:nsid w:val="FFFFFF7E"/>
    <w:multiLevelType w:val="singleLevel"/>
    <w:tmpl w:val="81AC392E"/>
    <w:lvl w:ilvl="0">
      <w:start w:val="1"/>
      <w:numFmt w:val="decimal"/>
      <w:lvlText w:val="%1."/>
      <w:lvlJc w:val="left"/>
      <w:pPr>
        <w:tabs>
          <w:tab w:val="num" w:pos="1080"/>
        </w:tabs>
        <w:ind w:left="1080" w:hanging="360"/>
      </w:pPr>
      <w:rPr>
        <w:rFonts w:cs="Times New Roman"/>
      </w:rPr>
    </w:lvl>
  </w:abstractNum>
  <w:abstractNum w:abstractNumId="4">
    <w:nsid w:val="FFFFFF7F"/>
    <w:multiLevelType w:val="singleLevel"/>
    <w:tmpl w:val="009CB228"/>
    <w:lvl w:ilvl="0">
      <w:start w:val="1"/>
      <w:numFmt w:val="decimal"/>
      <w:lvlText w:val="%1."/>
      <w:lvlJc w:val="left"/>
      <w:pPr>
        <w:tabs>
          <w:tab w:val="num" w:pos="720"/>
        </w:tabs>
        <w:ind w:left="720" w:hanging="360"/>
      </w:pPr>
      <w:rPr>
        <w:rFonts w:cs="Times New Roman"/>
      </w:rPr>
    </w:lvl>
  </w:abstractNum>
  <w:abstractNum w:abstractNumId="5">
    <w:nsid w:val="FFFFFF80"/>
    <w:multiLevelType w:val="singleLevel"/>
    <w:tmpl w:val="19AC29E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083420B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3000CD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58EC68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E62392C"/>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88FA7916"/>
    <w:lvl w:ilvl="0">
      <w:start w:val="1"/>
      <w:numFmt w:val="bullet"/>
      <w:lvlText w:val=""/>
      <w:lvlJc w:val="left"/>
      <w:pPr>
        <w:tabs>
          <w:tab w:val="num" w:pos="360"/>
        </w:tabs>
        <w:ind w:left="360" w:hanging="360"/>
      </w:pPr>
      <w:rPr>
        <w:rFonts w:ascii="Symbol" w:hAnsi="Symbol" w:hint="default"/>
      </w:rPr>
    </w:lvl>
  </w:abstractNum>
  <w:abstractNum w:abstractNumId="11">
    <w:nsid w:val="1324084E"/>
    <w:multiLevelType w:val="multilevel"/>
    <w:tmpl w:val="28B89BA4"/>
    <w:lvl w:ilvl="0">
      <w:start w:val="1"/>
      <w:numFmt w:val="decimal"/>
      <w:lvlText w:val="%1."/>
      <w:lvlJc w:val="left"/>
      <w:rPr>
        <w:rFonts w:cs="Times New Roman" w:hint="default"/>
      </w:rPr>
    </w:lvl>
    <w:lvl w:ilvl="1">
      <w:start w:val="1"/>
      <w:numFmt w:val="decimal"/>
      <w:lvlText w:val="%1.%2."/>
      <w:lvlJc w:val="left"/>
      <w:pPr>
        <w:ind w:left="1512" w:hanging="432"/>
      </w:pPr>
      <w:rPr>
        <w:rFonts w:cs="Times New Roman" w:hint="default"/>
      </w:rPr>
    </w:lvl>
    <w:lvl w:ilvl="2">
      <w:start w:val="1"/>
      <w:numFmt w:val="decimal"/>
      <w:lvlText w:val="%1.%2.%3."/>
      <w:lvlJc w:val="left"/>
      <w:pPr>
        <w:ind w:left="1944" w:hanging="504"/>
      </w:pPr>
      <w:rPr>
        <w:rFonts w:cs="Times New Roman" w:hint="default"/>
      </w:rPr>
    </w:lvl>
    <w:lvl w:ilvl="3">
      <w:start w:val="1"/>
      <w:numFmt w:val="decimal"/>
      <w:lvlText w:val="%1.%2.%3.%4."/>
      <w:lvlJc w:val="left"/>
      <w:pPr>
        <w:ind w:left="2448" w:hanging="648"/>
      </w:pPr>
      <w:rPr>
        <w:rFonts w:cs="Times New Roman" w:hint="default"/>
      </w:rPr>
    </w:lvl>
    <w:lvl w:ilvl="4">
      <w:start w:val="1"/>
      <w:numFmt w:val="decimal"/>
      <w:lvlText w:val="%1.%2.%3.%4.%5."/>
      <w:lvlJc w:val="left"/>
      <w:pPr>
        <w:ind w:left="2952" w:hanging="792"/>
      </w:pPr>
      <w:rPr>
        <w:rFonts w:cs="Times New Roman" w:hint="default"/>
      </w:rPr>
    </w:lvl>
    <w:lvl w:ilvl="5">
      <w:start w:val="1"/>
      <w:numFmt w:val="decimal"/>
      <w:lvlText w:val="%1.%2.%3.%4.%5.%6."/>
      <w:lvlJc w:val="left"/>
      <w:pPr>
        <w:ind w:left="3456" w:hanging="936"/>
      </w:pPr>
      <w:rPr>
        <w:rFonts w:cs="Times New Roman" w:hint="default"/>
      </w:rPr>
    </w:lvl>
    <w:lvl w:ilvl="6">
      <w:start w:val="1"/>
      <w:numFmt w:val="decimal"/>
      <w:lvlText w:val="%1.%2.%3.%4.%5.%6.%7."/>
      <w:lvlJc w:val="left"/>
      <w:pPr>
        <w:ind w:left="3960" w:hanging="1080"/>
      </w:pPr>
      <w:rPr>
        <w:rFonts w:cs="Times New Roman" w:hint="default"/>
      </w:rPr>
    </w:lvl>
    <w:lvl w:ilvl="7">
      <w:start w:val="1"/>
      <w:numFmt w:val="decimal"/>
      <w:lvlText w:val="%1.%2.%3.%4.%5.%6.%7.%8."/>
      <w:lvlJc w:val="left"/>
      <w:pPr>
        <w:ind w:left="4464" w:hanging="1224"/>
      </w:pPr>
      <w:rPr>
        <w:rFonts w:cs="Times New Roman" w:hint="default"/>
      </w:rPr>
    </w:lvl>
    <w:lvl w:ilvl="8">
      <w:start w:val="1"/>
      <w:numFmt w:val="decimal"/>
      <w:lvlText w:val="%1.%2.%3.%4.%5.%6.%7.%8.%9."/>
      <w:lvlJc w:val="left"/>
      <w:pPr>
        <w:ind w:left="5040" w:hanging="1440"/>
      </w:pPr>
      <w:rPr>
        <w:rFonts w:cs="Times New Roman" w:hint="default"/>
      </w:rPr>
    </w:lvl>
  </w:abstractNum>
  <w:abstractNum w:abstractNumId="12">
    <w:nsid w:val="20D7176C"/>
    <w:multiLevelType w:val="hybridMultilevel"/>
    <w:tmpl w:val="FC9ECD6C"/>
    <w:lvl w:ilvl="0" w:tplc="39E43632">
      <w:numFmt w:val="bullet"/>
      <w:lvlText w:val="-"/>
      <w:lvlJc w:val="left"/>
      <w:pPr>
        <w:ind w:left="720" w:hanging="360"/>
      </w:pPr>
      <w:rPr>
        <w:rFonts w:ascii="Cambria" w:eastAsia="Times New Roman" w:hAnsi="Cambri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01F99"/>
    <w:multiLevelType w:val="hybridMultilevel"/>
    <w:tmpl w:val="DC8804B8"/>
    <w:lvl w:ilvl="0" w:tplc="670CBE7A">
      <w:start w:val="3"/>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0F5C97"/>
    <w:multiLevelType w:val="hybridMultilevel"/>
    <w:tmpl w:val="F80EC9EE"/>
    <w:lvl w:ilvl="0" w:tplc="39E43632">
      <w:start w:val="1"/>
      <w:numFmt w:val="bullet"/>
      <w:lvlText w:val="-"/>
      <w:lvlJc w:val="left"/>
      <w:pPr>
        <w:ind w:left="720" w:hanging="360"/>
      </w:pPr>
      <w:rPr>
        <w:rFonts w:ascii="Cambria" w:eastAsia="Times New Roman" w:hAnsi="Cambri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D4313E"/>
    <w:multiLevelType w:val="hybridMultilevel"/>
    <w:tmpl w:val="FD8686FA"/>
    <w:lvl w:ilvl="0" w:tplc="69821A1C">
      <w:start w:val="2009"/>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1D255D"/>
    <w:multiLevelType w:val="hybridMultilevel"/>
    <w:tmpl w:val="54BE6A6A"/>
    <w:lvl w:ilvl="0" w:tplc="CA0A861C">
      <w:start w:val="1"/>
      <w:numFmt w:val="bullet"/>
      <w:lvlText w:val="-"/>
      <w:lvlJc w:val="left"/>
      <w:pPr>
        <w:ind w:left="720" w:hanging="360"/>
      </w:pPr>
      <w:rPr>
        <w:rFonts w:ascii="Cambria" w:eastAsia="Times New Roman" w:hAnsi="Cambri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1D6193"/>
    <w:multiLevelType w:val="hybridMultilevel"/>
    <w:tmpl w:val="32ECE03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6A21517A"/>
    <w:multiLevelType w:val="multilevel"/>
    <w:tmpl w:val="5AFCE21C"/>
    <w:lvl w:ilvl="0">
      <w:start w:val="1"/>
      <w:numFmt w:val="decimal"/>
      <w:lvlText w:val="%1."/>
      <w:lvlJc w:val="left"/>
      <w:pPr>
        <w:ind w:left="1080" w:hanging="360"/>
      </w:pPr>
      <w:rPr>
        <w:rFonts w:cs="Times New Roman" w:hint="default"/>
      </w:rPr>
    </w:lvl>
    <w:lvl w:ilvl="1">
      <w:start w:val="1"/>
      <w:numFmt w:val="decimal"/>
      <w:lvlText w:val="%1.%2."/>
      <w:lvlJc w:val="left"/>
      <w:pPr>
        <w:ind w:left="1512" w:hanging="432"/>
      </w:pPr>
      <w:rPr>
        <w:rFonts w:cs="Times New Roman" w:hint="default"/>
      </w:rPr>
    </w:lvl>
    <w:lvl w:ilvl="2">
      <w:start w:val="1"/>
      <w:numFmt w:val="decimal"/>
      <w:lvlText w:val="%1.%2.%3."/>
      <w:lvlJc w:val="left"/>
      <w:pPr>
        <w:ind w:left="1944" w:hanging="504"/>
      </w:pPr>
      <w:rPr>
        <w:rFonts w:cs="Times New Roman" w:hint="default"/>
      </w:rPr>
    </w:lvl>
    <w:lvl w:ilvl="3">
      <w:start w:val="1"/>
      <w:numFmt w:val="decimal"/>
      <w:lvlText w:val="%1.%2.%3.%4."/>
      <w:lvlJc w:val="left"/>
      <w:pPr>
        <w:ind w:left="2448" w:hanging="648"/>
      </w:pPr>
      <w:rPr>
        <w:rFonts w:cs="Times New Roman" w:hint="default"/>
      </w:rPr>
    </w:lvl>
    <w:lvl w:ilvl="4">
      <w:start w:val="1"/>
      <w:numFmt w:val="decimal"/>
      <w:lvlText w:val="%1.%2.%3.%4.%5."/>
      <w:lvlJc w:val="left"/>
      <w:pPr>
        <w:ind w:left="2952" w:hanging="792"/>
      </w:pPr>
      <w:rPr>
        <w:rFonts w:cs="Times New Roman" w:hint="default"/>
      </w:rPr>
    </w:lvl>
    <w:lvl w:ilvl="5">
      <w:start w:val="1"/>
      <w:numFmt w:val="decimal"/>
      <w:lvlText w:val="%1.%2.%3.%4.%5.%6."/>
      <w:lvlJc w:val="left"/>
      <w:pPr>
        <w:ind w:left="3456" w:hanging="936"/>
      </w:pPr>
      <w:rPr>
        <w:rFonts w:cs="Times New Roman" w:hint="default"/>
      </w:rPr>
    </w:lvl>
    <w:lvl w:ilvl="6">
      <w:start w:val="1"/>
      <w:numFmt w:val="decimal"/>
      <w:lvlText w:val="%1.%2.%3.%4.%5.%6.%7."/>
      <w:lvlJc w:val="left"/>
      <w:pPr>
        <w:ind w:left="3960" w:hanging="1080"/>
      </w:pPr>
      <w:rPr>
        <w:rFonts w:cs="Times New Roman" w:hint="default"/>
      </w:rPr>
    </w:lvl>
    <w:lvl w:ilvl="7">
      <w:start w:val="1"/>
      <w:numFmt w:val="decimal"/>
      <w:lvlText w:val="%1.%2.%3.%4.%5.%6.%7.%8."/>
      <w:lvlJc w:val="left"/>
      <w:pPr>
        <w:ind w:left="4464" w:hanging="1224"/>
      </w:pPr>
      <w:rPr>
        <w:rFonts w:cs="Times New Roman" w:hint="default"/>
      </w:rPr>
    </w:lvl>
    <w:lvl w:ilvl="8">
      <w:start w:val="1"/>
      <w:numFmt w:val="decimal"/>
      <w:lvlText w:val="%1.%2.%3.%4.%5.%6.%7.%8.%9."/>
      <w:lvlJc w:val="left"/>
      <w:pPr>
        <w:ind w:left="5040" w:hanging="1440"/>
      </w:pPr>
      <w:rPr>
        <w:rFonts w:cs="Times New Roman" w:hint="default"/>
      </w:rPr>
    </w:lvl>
  </w:abstractNum>
  <w:abstractNum w:abstractNumId="19">
    <w:nsid w:val="6F613147"/>
    <w:multiLevelType w:val="hybridMultilevel"/>
    <w:tmpl w:val="7322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A305BE"/>
    <w:multiLevelType w:val="multilevel"/>
    <w:tmpl w:val="870201A0"/>
    <w:lvl w:ilvl="0">
      <w:start w:val="1"/>
      <w:numFmt w:val="decimal"/>
      <w:pStyle w:val="Heading1"/>
      <w:lvlText w:val="%1."/>
      <w:lvlJc w:val="left"/>
      <w:rPr>
        <w:rFonts w:cs="Times New Roman" w:hint="default"/>
      </w:rPr>
    </w:lvl>
    <w:lvl w:ilvl="1">
      <w:start w:val="1"/>
      <w:numFmt w:val="decimal"/>
      <w:pStyle w:val="Heading2"/>
      <w:lvlText w:val="%1.%2."/>
      <w:lvlJc w:val="left"/>
      <w:rPr>
        <w:rFonts w:cs="Times New Roman" w:hint="default"/>
      </w:rPr>
    </w:lvl>
    <w:lvl w:ilvl="2">
      <w:start w:val="1"/>
      <w:numFmt w:val="decimal"/>
      <w:lvlText w:val="%1.%2.%3."/>
      <w:lvlJc w:val="left"/>
      <w:pPr>
        <w:ind w:left="1944" w:hanging="504"/>
      </w:pPr>
      <w:rPr>
        <w:rFonts w:cs="Times New Roman" w:hint="default"/>
      </w:rPr>
    </w:lvl>
    <w:lvl w:ilvl="3">
      <w:start w:val="1"/>
      <w:numFmt w:val="decimal"/>
      <w:lvlText w:val="%1.%2.%3.%4."/>
      <w:lvlJc w:val="left"/>
      <w:pPr>
        <w:ind w:left="2448" w:hanging="648"/>
      </w:pPr>
      <w:rPr>
        <w:rFonts w:cs="Times New Roman" w:hint="default"/>
      </w:rPr>
    </w:lvl>
    <w:lvl w:ilvl="4">
      <w:start w:val="1"/>
      <w:numFmt w:val="decimal"/>
      <w:lvlText w:val="%1.%2.%3.%4.%5."/>
      <w:lvlJc w:val="left"/>
      <w:pPr>
        <w:ind w:left="2952" w:hanging="792"/>
      </w:pPr>
      <w:rPr>
        <w:rFonts w:cs="Times New Roman" w:hint="default"/>
      </w:rPr>
    </w:lvl>
    <w:lvl w:ilvl="5">
      <w:start w:val="1"/>
      <w:numFmt w:val="decimal"/>
      <w:lvlText w:val="%1.%2.%3.%4.%5.%6."/>
      <w:lvlJc w:val="left"/>
      <w:pPr>
        <w:ind w:left="3456" w:hanging="936"/>
      </w:pPr>
      <w:rPr>
        <w:rFonts w:cs="Times New Roman" w:hint="default"/>
      </w:rPr>
    </w:lvl>
    <w:lvl w:ilvl="6">
      <w:start w:val="1"/>
      <w:numFmt w:val="decimal"/>
      <w:lvlText w:val="%1.%2.%3.%4.%5.%6.%7."/>
      <w:lvlJc w:val="left"/>
      <w:pPr>
        <w:ind w:left="3960" w:hanging="1080"/>
      </w:pPr>
      <w:rPr>
        <w:rFonts w:cs="Times New Roman" w:hint="default"/>
      </w:rPr>
    </w:lvl>
    <w:lvl w:ilvl="7">
      <w:start w:val="1"/>
      <w:numFmt w:val="decimal"/>
      <w:lvlText w:val="%1.%2.%3.%4.%5.%6.%7.%8."/>
      <w:lvlJc w:val="left"/>
      <w:pPr>
        <w:ind w:left="4464" w:hanging="1224"/>
      </w:pPr>
      <w:rPr>
        <w:rFonts w:cs="Times New Roman" w:hint="default"/>
      </w:rPr>
    </w:lvl>
    <w:lvl w:ilvl="8">
      <w:start w:val="1"/>
      <w:numFmt w:val="decimal"/>
      <w:lvlText w:val="%1.%2.%3.%4.%5.%6.%7.%8.%9."/>
      <w:lvlJc w:val="left"/>
      <w:pPr>
        <w:ind w:left="5040" w:hanging="1440"/>
      </w:pPr>
      <w:rPr>
        <w:rFonts w:cs="Times New Roman" w:hint="default"/>
      </w:rPr>
    </w:lvl>
  </w:abstractNum>
  <w:abstractNum w:abstractNumId="21">
    <w:nsid w:val="7AF60D9B"/>
    <w:multiLevelType w:val="multilevel"/>
    <w:tmpl w:val="12F47C1A"/>
    <w:lvl w:ilvl="0">
      <w:start w:val="1"/>
      <w:numFmt w:val="decimal"/>
      <w:lvlText w:val="%1."/>
      <w:lvlJc w:val="left"/>
      <w:pPr>
        <w:ind w:left="1080" w:hanging="1080"/>
      </w:pPr>
      <w:rPr>
        <w:rFonts w:cs="Times New Roman" w:hint="default"/>
      </w:rPr>
    </w:lvl>
    <w:lvl w:ilvl="1">
      <w:start w:val="1"/>
      <w:numFmt w:val="decimal"/>
      <w:lvlText w:val="%1.%2."/>
      <w:lvlJc w:val="left"/>
      <w:pPr>
        <w:ind w:left="1512" w:hanging="432"/>
      </w:pPr>
      <w:rPr>
        <w:rFonts w:cs="Times New Roman" w:hint="default"/>
      </w:rPr>
    </w:lvl>
    <w:lvl w:ilvl="2">
      <w:start w:val="1"/>
      <w:numFmt w:val="decimal"/>
      <w:lvlText w:val="%1.%2.%3."/>
      <w:lvlJc w:val="left"/>
      <w:pPr>
        <w:ind w:left="1944" w:hanging="504"/>
      </w:pPr>
      <w:rPr>
        <w:rFonts w:cs="Times New Roman" w:hint="default"/>
      </w:rPr>
    </w:lvl>
    <w:lvl w:ilvl="3">
      <w:start w:val="1"/>
      <w:numFmt w:val="decimal"/>
      <w:lvlText w:val="%1.%2.%3.%4."/>
      <w:lvlJc w:val="left"/>
      <w:pPr>
        <w:ind w:left="2448" w:hanging="648"/>
      </w:pPr>
      <w:rPr>
        <w:rFonts w:cs="Times New Roman" w:hint="default"/>
      </w:rPr>
    </w:lvl>
    <w:lvl w:ilvl="4">
      <w:start w:val="1"/>
      <w:numFmt w:val="decimal"/>
      <w:lvlText w:val="%1.%2.%3.%4.%5."/>
      <w:lvlJc w:val="left"/>
      <w:pPr>
        <w:ind w:left="2952" w:hanging="792"/>
      </w:pPr>
      <w:rPr>
        <w:rFonts w:cs="Times New Roman" w:hint="default"/>
      </w:rPr>
    </w:lvl>
    <w:lvl w:ilvl="5">
      <w:start w:val="1"/>
      <w:numFmt w:val="decimal"/>
      <w:lvlText w:val="%1.%2.%3.%4.%5.%6."/>
      <w:lvlJc w:val="left"/>
      <w:pPr>
        <w:ind w:left="3456" w:hanging="936"/>
      </w:pPr>
      <w:rPr>
        <w:rFonts w:cs="Times New Roman" w:hint="default"/>
      </w:rPr>
    </w:lvl>
    <w:lvl w:ilvl="6">
      <w:start w:val="1"/>
      <w:numFmt w:val="decimal"/>
      <w:lvlText w:val="%1.%2.%3.%4.%5.%6.%7."/>
      <w:lvlJc w:val="left"/>
      <w:pPr>
        <w:ind w:left="3960" w:hanging="1080"/>
      </w:pPr>
      <w:rPr>
        <w:rFonts w:cs="Times New Roman" w:hint="default"/>
      </w:rPr>
    </w:lvl>
    <w:lvl w:ilvl="7">
      <w:start w:val="1"/>
      <w:numFmt w:val="decimal"/>
      <w:lvlText w:val="%1.%2.%3.%4.%5.%6.%7.%8."/>
      <w:lvlJc w:val="left"/>
      <w:pPr>
        <w:ind w:left="4464" w:hanging="1224"/>
      </w:pPr>
      <w:rPr>
        <w:rFonts w:cs="Times New Roman" w:hint="default"/>
      </w:rPr>
    </w:lvl>
    <w:lvl w:ilvl="8">
      <w:start w:val="1"/>
      <w:numFmt w:val="decimal"/>
      <w:lvlText w:val="%1.%2.%3.%4.%5.%6.%7.%8.%9."/>
      <w:lvlJc w:val="left"/>
      <w:pPr>
        <w:ind w:left="5040" w:hanging="1440"/>
      </w:pPr>
      <w:rPr>
        <w:rFonts w:cs="Times New Roman" w:hint="default"/>
      </w:rPr>
    </w:lvl>
  </w:abstractNum>
  <w:num w:numId="1">
    <w:abstractNumId w:val="14"/>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5"/>
  </w:num>
  <w:num w:numId="15">
    <w:abstractNumId w:val="13"/>
  </w:num>
  <w:num w:numId="16">
    <w:abstractNumId w:val="20"/>
  </w:num>
  <w:num w:numId="17">
    <w:abstractNumId w:val="18"/>
  </w:num>
  <w:num w:numId="18">
    <w:abstractNumId w:val="21"/>
  </w:num>
  <w:num w:numId="19">
    <w:abstractNumId w:val="11"/>
  </w:num>
  <w:num w:numId="20">
    <w:abstractNumId w:val="16"/>
  </w:num>
  <w:num w:numId="21">
    <w:abstractNumId w:val="20"/>
  </w:num>
  <w:num w:numId="22">
    <w:abstractNumId w:val="20"/>
  </w:num>
  <w:num w:numId="23">
    <w:abstractNumId w:val="20"/>
  </w:num>
  <w:num w:numId="24">
    <w:abstractNumId w:val="17"/>
  </w:num>
  <w:num w:numId="25">
    <w:abstractNumId w:val="19"/>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trackRevisions/>
  <w:defaultTabStop w:val="720"/>
  <w:hyphenationZone w:val="425"/>
  <w:drawingGridHorizontalSpacing w:val="360"/>
  <w:drawingGridVerticalSpacing w:val="360"/>
  <w:displayHorizontalDrawingGridEvery w:val="0"/>
  <w:displayVerticalDrawingGridEvery w:val="0"/>
  <w:characterSpacingControl w:val="doNotCompress"/>
  <w:savePreviewPicture/>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59B6"/>
    <w:rsid w:val="000246E1"/>
    <w:rsid w:val="00025648"/>
    <w:rsid w:val="0003373A"/>
    <w:rsid w:val="00041E4E"/>
    <w:rsid w:val="000667AE"/>
    <w:rsid w:val="000758D1"/>
    <w:rsid w:val="0008569D"/>
    <w:rsid w:val="000968AE"/>
    <w:rsid w:val="000A64B9"/>
    <w:rsid w:val="000B2BAB"/>
    <w:rsid w:val="000C3A09"/>
    <w:rsid w:val="000D55C6"/>
    <w:rsid w:val="000D7A08"/>
    <w:rsid w:val="000E419C"/>
    <w:rsid w:val="000E4456"/>
    <w:rsid w:val="000E6F6D"/>
    <w:rsid w:val="001025EC"/>
    <w:rsid w:val="00117C64"/>
    <w:rsid w:val="001350DF"/>
    <w:rsid w:val="00142467"/>
    <w:rsid w:val="00143508"/>
    <w:rsid w:val="001500D1"/>
    <w:rsid w:val="00151842"/>
    <w:rsid w:val="00154100"/>
    <w:rsid w:val="00163473"/>
    <w:rsid w:val="00165649"/>
    <w:rsid w:val="00172754"/>
    <w:rsid w:val="00176DB7"/>
    <w:rsid w:val="001778F0"/>
    <w:rsid w:val="001830D3"/>
    <w:rsid w:val="001A310F"/>
    <w:rsid w:val="001A5E4B"/>
    <w:rsid w:val="001B2087"/>
    <w:rsid w:val="001B2221"/>
    <w:rsid w:val="001C340A"/>
    <w:rsid w:val="001D529D"/>
    <w:rsid w:val="001E6C0F"/>
    <w:rsid w:val="001F27FF"/>
    <w:rsid w:val="001F3578"/>
    <w:rsid w:val="001F4716"/>
    <w:rsid w:val="001F684E"/>
    <w:rsid w:val="00202222"/>
    <w:rsid w:val="00225CA0"/>
    <w:rsid w:val="00241A33"/>
    <w:rsid w:val="00242570"/>
    <w:rsid w:val="0024477C"/>
    <w:rsid w:val="00261C91"/>
    <w:rsid w:val="00263FE4"/>
    <w:rsid w:val="00276AD6"/>
    <w:rsid w:val="002A395D"/>
    <w:rsid w:val="002B3789"/>
    <w:rsid w:val="002C0F36"/>
    <w:rsid w:val="002C1296"/>
    <w:rsid w:val="002C1FA2"/>
    <w:rsid w:val="002E6A77"/>
    <w:rsid w:val="002F0786"/>
    <w:rsid w:val="003017D6"/>
    <w:rsid w:val="003108F6"/>
    <w:rsid w:val="00327E27"/>
    <w:rsid w:val="00392864"/>
    <w:rsid w:val="003B1B21"/>
    <w:rsid w:val="003B4A9D"/>
    <w:rsid w:val="003C04A2"/>
    <w:rsid w:val="003C3076"/>
    <w:rsid w:val="003D39A6"/>
    <w:rsid w:val="003E0251"/>
    <w:rsid w:val="003F00A9"/>
    <w:rsid w:val="003F140E"/>
    <w:rsid w:val="004036F8"/>
    <w:rsid w:val="00422B72"/>
    <w:rsid w:val="004269BE"/>
    <w:rsid w:val="00432BA8"/>
    <w:rsid w:val="00435319"/>
    <w:rsid w:val="00443731"/>
    <w:rsid w:val="004451BE"/>
    <w:rsid w:val="0044529F"/>
    <w:rsid w:val="004560C0"/>
    <w:rsid w:val="00457606"/>
    <w:rsid w:val="004747B7"/>
    <w:rsid w:val="00481EDD"/>
    <w:rsid w:val="00484005"/>
    <w:rsid w:val="00485CE4"/>
    <w:rsid w:val="00496F43"/>
    <w:rsid w:val="004A077C"/>
    <w:rsid w:val="004A0B5D"/>
    <w:rsid w:val="004A62B1"/>
    <w:rsid w:val="004A7C5F"/>
    <w:rsid w:val="004B1A21"/>
    <w:rsid w:val="004B7C20"/>
    <w:rsid w:val="004C4E1D"/>
    <w:rsid w:val="004C6F01"/>
    <w:rsid w:val="004E51B8"/>
    <w:rsid w:val="004F3514"/>
    <w:rsid w:val="004F5BB8"/>
    <w:rsid w:val="00507D20"/>
    <w:rsid w:val="00510F58"/>
    <w:rsid w:val="00520E3B"/>
    <w:rsid w:val="005212D1"/>
    <w:rsid w:val="005249DD"/>
    <w:rsid w:val="00537F56"/>
    <w:rsid w:val="00547054"/>
    <w:rsid w:val="00547FAA"/>
    <w:rsid w:val="00555951"/>
    <w:rsid w:val="00573D2E"/>
    <w:rsid w:val="00577635"/>
    <w:rsid w:val="00584015"/>
    <w:rsid w:val="00595707"/>
    <w:rsid w:val="006002B3"/>
    <w:rsid w:val="0060185E"/>
    <w:rsid w:val="00626C61"/>
    <w:rsid w:val="00630453"/>
    <w:rsid w:val="0063699E"/>
    <w:rsid w:val="00640752"/>
    <w:rsid w:val="0064709F"/>
    <w:rsid w:val="0066607A"/>
    <w:rsid w:val="006671BE"/>
    <w:rsid w:val="00671E8D"/>
    <w:rsid w:val="00686851"/>
    <w:rsid w:val="00691044"/>
    <w:rsid w:val="006C1C4B"/>
    <w:rsid w:val="006C7034"/>
    <w:rsid w:val="006E10D4"/>
    <w:rsid w:val="006F3D2F"/>
    <w:rsid w:val="006F7A94"/>
    <w:rsid w:val="00705AD3"/>
    <w:rsid w:val="007222FB"/>
    <w:rsid w:val="00732D8B"/>
    <w:rsid w:val="00742CED"/>
    <w:rsid w:val="007437B1"/>
    <w:rsid w:val="00756686"/>
    <w:rsid w:val="00760005"/>
    <w:rsid w:val="00774C5F"/>
    <w:rsid w:val="00775960"/>
    <w:rsid w:val="00787DB5"/>
    <w:rsid w:val="00797C83"/>
    <w:rsid w:val="007A1CD8"/>
    <w:rsid w:val="007A7F88"/>
    <w:rsid w:val="007B33EC"/>
    <w:rsid w:val="007E3F96"/>
    <w:rsid w:val="007E6710"/>
    <w:rsid w:val="007F348B"/>
    <w:rsid w:val="00805615"/>
    <w:rsid w:val="0081049F"/>
    <w:rsid w:val="00811481"/>
    <w:rsid w:val="00822901"/>
    <w:rsid w:val="00831391"/>
    <w:rsid w:val="00836A62"/>
    <w:rsid w:val="00872FD9"/>
    <w:rsid w:val="008859B6"/>
    <w:rsid w:val="008A0157"/>
    <w:rsid w:val="008B37EC"/>
    <w:rsid w:val="008B3890"/>
    <w:rsid w:val="008C29B5"/>
    <w:rsid w:val="008C34C4"/>
    <w:rsid w:val="008C6467"/>
    <w:rsid w:val="008C75C3"/>
    <w:rsid w:val="008E03A5"/>
    <w:rsid w:val="008E566C"/>
    <w:rsid w:val="009045AD"/>
    <w:rsid w:val="00912F4A"/>
    <w:rsid w:val="00923E38"/>
    <w:rsid w:val="00932B75"/>
    <w:rsid w:val="009360E4"/>
    <w:rsid w:val="00943761"/>
    <w:rsid w:val="009632CA"/>
    <w:rsid w:val="009941B1"/>
    <w:rsid w:val="009A23AE"/>
    <w:rsid w:val="009B52EA"/>
    <w:rsid w:val="009B5D29"/>
    <w:rsid w:val="009C5282"/>
    <w:rsid w:val="009D23E4"/>
    <w:rsid w:val="009D4272"/>
    <w:rsid w:val="009E0A50"/>
    <w:rsid w:val="00A07AA5"/>
    <w:rsid w:val="00A17B76"/>
    <w:rsid w:val="00A20F36"/>
    <w:rsid w:val="00A32678"/>
    <w:rsid w:val="00A5568D"/>
    <w:rsid w:val="00A83DA7"/>
    <w:rsid w:val="00A956EF"/>
    <w:rsid w:val="00AA2409"/>
    <w:rsid w:val="00AA4CD0"/>
    <w:rsid w:val="00AB424B"/>
    <w:rsid w:val="00AB77C1"/>
    <w:rsid w:val="00AC75AB"/>
    <w:rsid w:val="00AE4579"/>
    <w:rsid w:val="00B166AE"/>
    <w:rsid w:val="00B358DA"/>
    <w:rsid w:val="00B363C4"/>
    <w:rsid w:val="00B57D81"/>
    <w:rsid w:val="00B83D32"/>
    <w:rsid w:val="00B85B8E"/>
    <w:rsid w:val="00B93EAE"/>
    <w:rsid w:val="00BB0FB6"/>
    <w:rsid w:val="00BB6CED"/>
    <w:rsid w:val="00BC19F9"/>
    <w:rsid w:val="00BC1E2A"/>
    <w:rsid w:val="00BC273C"/>
    <w:rsid w:val="00BC6699"/>
    <w:rsid w:val="00BC7BEA"/>
    <w:rsid w:val="00BD10D0"/>
    <w:rsid w:val="00BD2206"/>
    <w:rsid w:val="00BE11BC"/>
    <w:rsid w:val="00BE7E0F"/>
    <w:rsid w:val="00BF0279"/>
    <w:rsid w:val="00C00B10"/>
    <w:rsid w:val="00C00B4D"/>
    <w:rsid w:val="00C14522"/>
    <w:rsid w:val="00C22D26"/>
    <w:rsid w:val="00C3236F"/>
    <w:rsid w:val="00C33624"/>
    <w:rsid w:val="00C37CBE"/>
    <w:rsid w:val="00C619DC"/>
    <w:rsid w:val="00C673DA"/>
    <w:rsid w:val="00C71D53"/>
    <w:rsid w:val="00C804F6"/>
    <w:rsid w:val="00C85438"/>
    <w:rsid w:val="00C85720"/>
    <w:rsid w:val="00C8736E"/>
    <w:rsid w:val="00C94AE0"/>
    <w:rsid w:val="00CA6E9C"/>
    <w:rsid w:val="00CC05AF"/>
    <w:rsid w:val="00CD40F5"/>
    <w:rsid w:val="00CD5A7B"/>
    <w:rsid w:val="00CD69C3"/>
    <w:rsid w:val="00CF7983"/>
    <w:rsid w:val="00D002EB"/>
    <w:rsid w:val="00D03F3E"/>
    <w:rsid w:val="00D0428F"/>
    <w:rsid w:val="00D0498E"/>
    <w:rsid w:val="00D07717"/>
    <w:rsid w:val="00D1242D"/>
    <w:rsid w:val="00D13CD4"/>
    <w:rsid w:val="00D24121"/>
    <w:rsid w:val="00D341C7"/>
    <w:rsid w:val="00D60D06"/>
    <w:rsid w:val="00D671EE"/>
    <w:rsid w:val="00D716E1"/>
    <w:rsid w:val="00D85A2A"/>
    <w:rsid w:val="00D967BB"/>
    <w:rsid w:val="00DB30CA"/>
    <w:rsid w:val="00DB4932"/>
    <w:rsid w:val="00DC7092"/>
    <w:rsid w:val="00DD0292"/>
    <w:rsid w:val="00DD4AC9"/>
    <w:rsid w:val="00DD631B"/>
    <w:rsid w:val="00DF387C"/>
    <w:rsid w:val="00E030EC"/>
    <w:rsid w:val="00E16AFC"/>
    <w:rsid w:val="00E27A3A"/>
    <w:rsid w:val="00E36982"/>
    <w:rsid w:val="00E37207"/>
    <w:rsid w:val="00E41000"/>
    <w:rsid w:val="00E44BA5"/>
    <w:rsid w:val="00E75AAA"/>
    <w:rsid w:val="00E81513"/>
    <w:rsid w:val="00E92A79"/>
    <w:rsid w:val="00EA6A27"/>
    <w:rsid w:val="00EB0631"/>
    <w:rsid w:val="00EB270F"/>
    <w:rsid w:val="00EC1CB1"/>
    <w:rsid w:val="00EC4E2B"/>
    <w:rsid w:val="00EC5215"/>
    <w:rsid w:val="00EC773B"/>
    <w:rsid w:val="00ED438D"/>
    <w:rsid w:val="00ED56ED"/>
    <w:rsid w:val="00ED759B"/>
    <w:rsid w:val="00EF1325"/>
    <w:rsid w:val="00EF2A45"/>
    <w:rsid w:val="00F07BFB"/>
    <w:rsid w:val="00F10F58"/>
    <w:rsid w:val="00F176F1"/>
    <w:rsid w:val="00F354DB"/>
    <w:rsid w:val="00F61BD1"/>
    <w:rsid w:val="00F64141"/>
    <w:rsid w:val="00F654D1"/>
    <w:rsid w:val="00F6653E"/>
    <w:rsid w:val="00F76A39"/>
    <w:rsid w:val="00F81612"/>
    <w:rsid w:val="00FB7BA0"/>
    <w:rsid w:val="00FD428E"/>
    <w:rsid w:val="00FE2FD8"/>
  </w:rsids>
  <m:mathPr>
    <m:mathFont m:val="Cambria Math"/>
    <m:brkBin m:val="before"/>
    <m:brkBinSub m:val="--"/>
    <m:smallFrac m:val="off"/>
    <m:dispDef/>
    <m:lMargin m:val="0"/>
    <m:rMargin m:val="0"/>
    <m:defJc m:val="centerGroup"/>
    <m:wrapIndent m:val="1440"/>
    <m:intLim m:val="subSup"/>
    <m:naryLim m:val="undOvr"/>
  </m:mathPr>
  <w:uiCompat97To2003/>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2"/>
        <w:szCs w:val="22"/>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9"/>
    <w:qFormat/>
    <w:pPr>
      <w:keepNext/>
      <w:keepLines/>
      <w:numPr>
        <w:numId w:val="16"/>
      </w:numPr>
      <w:spacing w:before="480"/>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9"/>
    <w:qFormat/>
    <w:pPr>
      <w:keepNext/>
      <w:keepLines/>
      <w:numPr>
        <w:ilvl w:val="1"/>
        <w:numId w:val="16"/>
      </w:numPr>
      <w:spacing w:before="200"/>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9"/>
    <w:qFormat/>
    <w:rsid w:val="00F64141"/>
    <w:pPr>
      <w:keepNext/>
      <w:keepLines/>
      <w:spacing w:before="200"/>
      <w:outlineLvl w:val="2"/>
    </w:pPr>
    <w:rPr>
      <w:rFonts w:ascii="Calibri" w:eastAsia="Times New Roman" w:hAnsi="Calibri"/>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libri" w:hAnsi="Calibri" w:cs="Times New Roman"/>
      <w:b/>
      <w:bCs/>
      <w:color w:val="345A8A"/>
      <w:sz w:val="32"/>
      <w:szCs w:val="32"/>
    </w:rPr>
  </w:style>
  <w:style w:type="character" w:customStyle="1" w:styleId="Heading2Char">
    <w:name w:val="Heading 2 Char"/>
    <w:basedOn w:val="DefaultParagraphFont"/>
    <w:link w:val="Heading2"/>
    <w:uiPriority w:val="99"/>
    <w:locked/>
    <w:rPr>
      <w:rFonts w:ascii="Calibri" w:hAnsi="Calibri" w:cs="Times New Roman"/>
      <w:b/>
      <w:bCs/>
      <w:color w:val="4F81BD"/>
      <w:sz w:val="26"/>
      <w:szCs w:val="26"/>
    </w:rPr>
  </w:style>
  <w:style w:type="character" w:customStyle="1" w:styleId="Heading3Char">
    <w:name w:val="Heading 3 Char"/>
    <w:basedOn w:val="DefaultParagraphFont"/>
    <w:link w:val="Heading3"/>
    <w:uiPriority w:val="99"/>
    <w:locked/>
    <w:rsid w:val="00F64141"/>
    <w:rPr>
      <w:rFonts w:ascii="Calibri" w:hAnsi="Calibri" w:cs="Times New Roman"/>
      <w:b/>
      <w:bCs/>
      <w:color w:val="4F81BD"/>
    </w:rPr>
  </w:style>
  <w:style w:type="paragraph" w:styleId="ListParagraph">
    <w:name w:val="List Paragraph"/>
    <w:basedOn w:val="Normal"/>
    <w:uiPriority w:val="99"/>
    <w:qFormat/>
    <w:pPr>
      <w:ind w:left="720"/>
      <w:contextualSpacing/>
    </w:pPr>
  </w:style>
  <w:style w:type="paragraph" w:styleId="BalloonText">
    <w:name w:val="Balloon Text"/>
    <w:basedOn w:val="Normal"/>
    <w:link w:val="BalloonTextChar"/>
    <w:uiPriority w:val="99"/>
    <w:semiHidden/>
    <w:rPr>
      <w:rFonts w:ascii="Lucida Grande" w:hAnsi="Lucida Grande"/>
      <w:sz w:val="18"/>
      <w:szCs w:val="18"/>
    </w:rPr>
  </w:style>
  <w:style w:type="character" w:customStyle="1" w:styleId="BalloonTextChar">
    <w:name w:val="Balloon Text Char"/>
    <w:basedOn w:val="DefaultParagraphFont"/>
    <w:link w:val="BalloonText"/>
    <w:uiPriority w:val="99"/>
    <w:semiHidden/>
    <w:locked/>
    <w:rPr>
      <w:rFonts w:ascii="Lucida Grande" w:hAnsi="Lucida Grande" w:cs="Times New Roman"/>
      <w:sz w:val="18"/>
      <w:szCs w:val="18"/>
    </w:rPr>
  </w:style>
  <w:style w:type="table" w:styleId="TableGrid">
    <w:name w:val="Table Grid"/>
    <w:basedOn w:val="TableNormal"/>
    <w:uiPriority w:val="9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rsid w:val="00422B72"/>
    <w:pPr>
      <w:spacing w:after="120"/>
      <w:ind w:right="720"/>
      <w:jc w:val="both"/>
    </w:pPr>
    <w:rPr>
      <w:rFonts w:ascii="Times New Roman" w:hAnsi="Times New Roman"/>
      <w:sz w:val="20"/>
      <w:lang w:val="en-GB" w:eastAsia="ja-JP"/>
    </w:rPr>
  </w:style>
  <w:style w:type="character" w:customStyle="1" w:styleId="FootnoteTextChar">
    <w:name w:val="Footnote Text Char"/>
    <w:basedOn w:val="DefaultParagraphFont"/>
    <w:link w:val="FootnoteText"/>
    <w:uiPriority w:val="99"/>
    <w:locked/>
    <w:rsid w:val="00422B72"/>
    <w:rPr>
      <w:rFonts w:ascii="Times New Roman" w:eastAsia="Times New Roman" w:hAnsi="Times New Roman" w:cs="Times New Roman"/>
      <w:sz w:val="20"/>
      <w:lang w:val="en-GB" w:eastAsia="ja-JP"/>
    </w:rPr>
  </w:style>
  <w:style w:type="character" w:styleId="CommentReference">
    <w:name w:val="annotation reference"/>
    <w:basedOn w:val="DefaultParagraphFont"/>
    <w:uiPriority w:val="99"/>
    <w:semiHidden/>
    <w:rsid w:val="00FD428E"/>
    <w:rPr>
      <w:rFonts w:cs="Times New Roman"/>
      <w:sz w:val="16"/>
      <w:szCs w:val="16"/>
    </w:rPr>
  </w:style>
  <w:style w:type="paragraph" w:styleId="CommentText">
    <w:name w:val="annotation text"/>
    <w:basedOn w:val="Normal"/>
    <w:link w:val="CommentTextChar"/>
    <w:uiPriority w:val="99"/>
    <w:semiHidden/>
    <w:rsid w:val="00FD428E"/>
    <w:rPr>
      <w:sz w:val="20"/>
      <w:szCs w:val="20"/>
    </w:rPr>
  </w:style>
  <w:style w:type="character" w:customStyle="1" w:styleId="CommentTextChar">
    <w:name w:val="Comment Text Char"/>
    <w:basedOn w:val="DefaultParagraphFont"/>
    <w:link w:val="CommentText"/>
    <w:uiPriority w:val="99"/>
    <w:semiHidden/>
    <w:rsid w:val="001572A8"/>
    <w:rPr>
      <w:sz w:val="20"/>
      <w:szCs w:val="20"/>
      <w:lang w:val="en-US" w:eastAsia="en-US"/>
    </w:rPr>
  </w:style>
  <w:style w:type="paragraph" w:styleId="CommentSubject">
    <w:name w:val="annotation subject"/>
    <w:basedOn w:val="CommentText"/>
    <w:next w:val="CommentText"/>
    <w:link w:val="CommentSubjectChar"/>
    <w:uiPriority w:val="99"/>
    <w:semiHidden/>
    <w:rsid w:val="00FD428E"/>
    <w:rPr>
      <w:b/>
      <w:bCs/>
    </w:rPr>
  </w:style>
  <w:style w:type="character" w:customStyle="1" w:styleId="CommentSubjectChar">
    <w:name w:val="Comment Subject Char"/>
    <w:basedOn w:val="CommentTextChar"/>
    <w:link w:val="CommentSubject"/>
    <w:uiPriority w:val="99"/>
    <w:semiHidden/>
    <w:rsid w:val="001572A8"/>
    <w:rPr>
      <w:b/>
      <w:bCs/>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19</Pages>
  <Words>5525</Words>
  <Characters>-32766</Characters>
  <Application>Microsoft Office Outlook</Application>
  <DocSecurity>0</DocSecurity>
  <Lines>0</Lines>
  <Paragraphs>0</Paragraphs>
  <ScaleCrop>false</ScaleCrop>
  <Company>ESS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Etam Noah</dc:creator>
  <cp:keywords/>
  <dc:description/>
  <cp:lastModifiedBy>zat</cp:lastModifiedBy>
  <cp:revision>9</cp:revision>
  <cp:lastPrinted>2011-01-26T09:11:00Z</cp:lastPrinted>
  <dcterms:created xsi:type="dcterms:W3CDTF">2011-02-07T13:50:00Z</dcterms:created>
  <dcterms:modified xsi:type="dcterms:W3CDTF">2011-02-08T14:45:00Z</dcterms:modified>
</cp:coreProperties>
</file>